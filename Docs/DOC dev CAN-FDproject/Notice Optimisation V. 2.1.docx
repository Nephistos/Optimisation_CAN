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F999A1" w14:textId="77777777" w:rsidR="00043043" w:rsidRDefault="00043043" w:rsidP="00043043"/>
    <w:p w14:paraId="4A87B7B7" w14:textId="77777777" w:rsidR="00043043" w:rsidRDefault="00043043" w:rsidP="00043043"/>
    <w:p w14:paraId="539FB57B" w14:textId="77777777" w:rsidR="00043043" w:rsidRPr="0096438C" w:rsidRDefault="00043043" w:rsidP="00043043"/>
    <w:p w14:paraId="31020CE5" w14:textId="77777777" w:rsidR="00043043" w:rsidRPr="0096438C" w:rsidRDefault="00043043" w:rsidP="00043043"/>
    <w:p w14:paraId="36B58588" w14:textId="77777777" w:rsidR="00043043" w:rsidRPr="0096438C" w:rsidRDefault="00043043" w:rsidP="00043043"/>
    <w:p w14:paraId="6CD0922A" w14:textId="77777777" w:rsidR="00043043" w:rsidRPr="00B2595E" w:rsidRDefault="00043043" w:rsidP="00043043">
      <w:pPr>
        <w:jc w:val="center"/>
        <w:rPr>
          <w:rFonts w:ascii="Bookman Old Style" w:hAnsi="Bookman Old Style"/>
          <w:sz w:val="28"/>
          <w:szCs w:val="28"/>
          <w:lang w:val="fr-FR"/>
        </w:rPr>
      </w:pPr>
      <w:r w:rsidRPr="00B2595E">
        <w:rPr>
          <w:rFonts w:ascii="Bookman Old Style" w:hAnsi="Bookman Old Style"/>
          <w:sz w:val="28"/>
          <w:szCs w:val="28"/>
          <w:lang w:val="fr-FR"/>
        </w:rPr>
        <w:t>NOTICE D’UTILISATION</w:t>
      </w:r>
    </w:p>
    <w:p w14:paraId="18843458" w14:textId="77777777" w:rsidR="00043043" w:rsidRDefault="00043043" w:rsidP="00043043">
      <w:pPr>
        <w:jc w:val="center"/>
        <w:rPr>
          <w:rFonts w:ascii="Bookman Old Style" w:hAnsi="Bookman Old Style"/>
          <w:sz w:val="28"/>
          <w:szCs w:val="28"/>
          <w:lang w:val="fr-FR"/>
        </w:rPr>
      </w:pPr>
      <w:r w:rsidRPr="00B2595E">
        <w:rPr>
          <w:rFonts w:ascii="Bookman Old Style" w:hAnsi="Bookman Old Style"/>
          <w:sz w:val="28"/>
          <w:szCs w:val="28"/>
          <w:lang w:val="fr-FR"/>
        </w:rPr>
        <w:t>UET DEA-SIC1 – Innovation Archi &amp; Systèmes</w:t>
      </w:r>
    </w:p>
    <w:p w14:paraId="22D8DAC7" w14:textId="77777777" w:rsidR="00043043" w:rsidRDefault="00043043" w:rsidP="00043043">
      <w:pPr>
        <w:pBdr>
          <w:bottom w:val="single" w:sz="6" w:space="1" w:color="auto"/>
        </w:pBdr>
        <w:jc w:val="center"/>
        <w:rPr>
          <w:rFonts w:ascii="Bookman Old Style" w:hAnsi="Bookman Old Style"/>
          <w:sz w:val="28"/>
          <w:szCs w:val="28"/>
          <w:lang w:val="fr-FR"/>
        </w:rPr>
      </w:pPr>
    </w:p>
    <w:p w14:paraId="744DD0B8" w14:textId="77777777" w:rsidR="00043043" w:rsidRDefault="00043043" w:rsidP="00043043">
      <w:pPr>
        <w:jc w:val="center"/>
        <w:rPr>
          <w:rFonts w:ascii="Bookman Old Style" w:hAnsi="Bookman Old Style"/>
          <w:sz w:val="28"/>
          <w:szCs w:val="28"/>
          <w:lang w:val="fr-FR"/>
        </w:rPr>
      </w:pPr>
    </w:p>
    <w:p w14:paraId="684D072C" w14:textId="77777777" w:rsidR="00043043" w:rsidRDefault="00043043" w:rsidP="00043043">
      <w:pPr>
        <w:jc w:val="center"/>
        <w:rPr>
          <w:b/>
          <w:sz w:val="40"/>
          <w:szCs w:val="40"/>
          <w:lang w:val="fr-FR"/>
        </w:rPr>
      </w:pPr>
      <w:r>
        <w:rPr>
          <w:b/>
          <w:sz w:val="40"/>
          <w:szCs w:val="40"/>
          <w:lang w:val="fr-FR"/>
        </w:rPr>
        <w:t>Logiciel d’optimisation et d’aide à la décision appliqué à la conception du routage et de la topologie des réseaux CAN et CAN-FD.</w:t>
      </w:r>
    </w:p>
    <w:p w14:paraId="6E190536" w14:textId="77777777" w:rsidR="00043043" w:rsidRDefault="00043043" w:rsidP="00043043">
      <w:pPr>
        <w:pBdr>
          <w:bottom w:val="single" w:sz="6" w:space="1" w:color="auto"/>
        </w:pBdr>
        <w:jc w:val="center"/>
        <w:rPr>
          <w:b/>
          <w:sz w:val="40"/>
          <w:szCs w:val="40"/>
          <w:lang w:val="fr-FR"/>
        </w:rPr>
      </w:pPr>
    </w:p>
    <w:p w14:paraId="50E9EDD7" w14:textId="77777777" w:rsidR="00043043" w:rsidRPr="00B2595E" w:rsidRDefault="00043043" w:rsidP="00043043">
      <w:pPr>
        <w:jc w:val="center"/>
        <w:rPr>
          <w:b/>
          <w:sz w:val="40"/>
          <w:szCs w:val="40"/>
          <w:lang w:val="fr-FR"/>
        </w:rPr>
      </w:pPr>
    </w:p>
    <w:p w14:paraId="39562972" w14:textId="77777777" w:rsidR="00043043" w:rsidRPr="00B2595E" w:rsidRDefault="00043043" w:rsidP="00043043">
      <w:pPr>
        <w:jc w:val="center"/>
        <w:rPr>
          <w:lang w:val="fr-FR"/>
        </w:rPr>
      </w:pPr>
    </w:p>
    <w:p w14:paraId="3980DA2C" w14:textId="77777777" w:rsidR="00043043" w:rsidRPr="00B2595E" w:rsidRDefault="00043043" w:rsidP="00043043">
      <w:pPr>
        <w:rPr>
          <w:lang w:val="fr-FR"/>
        </w:rPr>
      </w:pPr>
    </w:p>
    <w:p w14:paraId="1F3EA912" w14:textId="77777777" w:rsidR="00043043" w:rsidRPr="00B2595E" w:rsidRDefault="00043043" w:rsidP="00043043">
      <w:pPr>
        <w:rPr>
          <w:lang w:val="fr-FR"/>
        </w:rPr>
      </w:pPr>
    </w:p>
    <w:p w14:paraId="41E8DE46" w14:textId="77777777" w:rsidR="00043043" w:rsidRDefault="00043043" w:rsidP="00043043">
      <w:pPr>
        <w:rPr>
          <w:lang w:val="fr-FR"/>
        </w:rPr>
      </w:pPr>
    </w:p>
    <w:p w14:paraId="1DA3E8E4" w14:textId="77777777" w:rsidR="00043043" w:rsidRPr="00B2595E" w:rsidRDefault="00043043" w:rsidP="00043043">
      <w:pPr>
        <w:rPr>
          <w:lang w:val="fr-FR"/>
        </w:rPr>
      </w:pPr>
    </w:p>
    <w:p w14:paraId="342A34EA" w14:textId="77777777" w:rsidR="00043043" w:rsidRPr="00C81968" w:rsidRDefault="00043043" w:rsidP="00043043">
      <w:pPr>
        <w:rPr>
          <w:rFonts w:ascii="Bookman Old Style" w:hAnsi="Bookman Old Style"/>
          <w:lang w:val="fr-FR"/>
        </w:rPr>
      </w:pPr>
      <w:r w:rsidRPr="00043043">
        <w:rPr>
          <w:rFonts w:ascii="Bookman Old Style" w:hAnsi="Bookman Old Style"/>
          <w:noProof/>
        </w:rPr>
        <mc:AlternateContent>
          <mc:Choice Requires="wps">
            <w:drawing>
              <wp:anchor distT="0" distB="0" distL="114300" distR="114300" simplePos="0" relativeHeight="251684352" behindDoc="0" locked="0" layoutInCell="1" allowOverlap="1" wp14:anchorId="6B39168F" wp14:editId="08235EBE">
                <wp:simplePos x="0" y="0"/>
                <wp:positionH relativeFrom="page">
                  <wp:posOffset>870155</wp:posOffset>
                </wp:positionH>
                <wp:positionV relativeFrom="paragraph">
                  <wp:posOffset>462095</wp:posOffset>
                </wp:positionV>
                <wp:extent cx="5993765" cy="884903"/>
                <wp:effectExtent l="0" t="0" r="6985" b="10795"/>
                <wp:wrapNone/>
                <wp:docPr id="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3765" cy="88490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075051" w14:textId="77777777" w:rsidR="007940AF" w:rsidRPr="00043043" w:rsidRDefault="007940AF" w:rsidP="00043043">
                            <w:pPr>
                              <w:rPr>
                                <w:rFonts w:ascii="Arial Narrow" w:hAnsi="Arial Narrow"/>
                                <w:b/>
                                <w:color w:val="FFFFFF" w:themeColor="background1"/>
                                <w:sz w:val="30"/>
                                <w:lang w:val="fr-FR"/>
                              </w:rPr>
                            </w:pPr>
                            <w:r w:rsidRPr="00043043">
                              <w:rPr>
                                <w:rFonts w:ascii="Arial Narrow" w:hAnsi="Arial Narrow"/>
                                <w:b/>
                                <w:color w:val="FFFFFF" w:themeColor="background1"/>
                                <w:sz w:val="30"/>
                                <w:lang w:val="fr-FR"/>
                              </w:rPr>
                              <w:t>NOTICE D’UTILISATION DE L’OUTIL D’OPTIMISATION</w:t>
                            </w:r>
                          </w:p>
                          <w:p w14:paraId="39A1046D" w14:textId="77777777" w:rsidR="007940AF" w:rsidRPr="00043043" w:rsidRDefault="007940AF" w:rsidP="00043043">
                            <w:pPr>
                              <w:rPr>
                                <w:rFonts w:ascii="Arial Narrow" w:hAnsi="Arial Narrow"/>
                                <w:b/>
                                <w:color w:val="FFFFFF" w:themeColor="background1"/>
                                <w:sz w:val="24"/>
                                <w:lang w:val="fr-FR"/>
                              </w:rPr>
                            </w:pPr>
                            <w:r w:rsidRPr="00043043">
                              <w:rPr>
                                <w:rFonts w:ascii="Arial Narrow" w:hAnsi="Arial Narrow"/>
                                <w:b/>
                                <w:color w:val="FFFFFF" w:themeColor="background1"/>
                                <w:sz w:val="24"/>
                                <w:lang w:val="fr-FR"/>
                              </w:rPr>
                              <w:t>LECOFFRE Emilien</w:t>
                            </w:r>
                          </w:p>
                          <w:p w14:paraId="71338AA2" w14:textId="77777777" w:rsidR="007940AF" w:rsidRPr="00E02DE5" w:rsidRDefault="007940AF" w:rsidP="00043043">
                            <w:pPr>
                              <w:rPr>
                                <w:rFonts w:ascii="Arial Narrow" w:hAnsi="Arial Narrow"/>
                                <w:color w:val="FFFFFF" w:themeColor="background1"/>
                                <w:sz w:val="24"/>
                              </w:rPr>
                            </w:pPr>
                            <w:proofErr w:type="spellStart"/>
                            <w:r>
                              <w:rPr>
                                <w:rFonts w:ascii="Arial Narrow" w:hAnsi="Arial Narrow"/>
                                <w:color w:val="FFFFFF" w:themeColor="background1"/>
                                <w:sz w:val="24"/>
                              </w:rPr>
                              <w:t>Septembre</w:t>
                            </w:r>
                            <w:proofErr w:type="spellEnd"/>
                            <w:r>
                              <w:rPr>
                                <w:rFonts w:ascii="Arial Narrow" w:hAnsi="Arial Narrow"/>
                                <w:color w:val="FFFFFF" w:themeColor="background1"/>
                                <w:sz w:val="24"/>
                              </w:rPr>
                              <w:t xml:space="preserve">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9168F" id="_x0000_t202" coordsize="21600,21600" o:spt="202" path="m,l,21600r21600,l21600,xe">
                <v:stroke joinstyle="miter"/>
                <v:path gradientshapeok="t" o:connecttype="rect"/>
              </v:shapetype>
              <v:shape id="Text Box 18" o:spid="_x0000_s1026" type="#_x0000_t202" style="position:absolute;margin-left:68.5pt;margin-top:36.4pt;width:471.95pt;height:69.7pt;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" filled="f" stroked="f">
                <v:textbox inset="0,0,0,0">
                  <w:txbxContent>
                    <w:p w14:paraId="3E075051" w14:textId="77777777" w:rsidR="007940AF" w:rsidRPr="00043043" w:rsidRDefault="007940AF" w:rsidP="00043043">
                      <w:pPr>
                        <w:rPr>
                          <w:rFonts w:ascii="Arial Narrow" w:hAnsi="Arial Narrow"/>
                          <w:b/>
                          <w:color w:val="FFFFFF" w:themeColor="background1"/>
                          <w:sz w:val="30"/>
                          <w:lang w:val="fr-FR"/>
                        </w:rPr>
                      </w:pPr>
                      <w:r w:rsidRPr="00043043">
                        <w:rPr>
                          <w:rFonts w:ascii="Arial Narrow" w:hAnsi="Arial Narrow"/>
                          <w:b/>
                          <w:color w:val="FFFFFF" w:themeColor="background1"/>
                          <w:sz w:val="30"/>
                          <w:lang w:val="fr-FR"/>
                        </w:rPr>
                        <w:t>NOTICE D’UTILISATION DE L’OUTIL D’OPTIMISATION</w:t>
                      </w:r>
                    </w:p>
                    <w:p w14:paraId="39A1046D" w14:textId="77777777" w:rsidR="007940AF" w:rsidRPr="00043043" w:rsidRDefault="007940AF" w:rsidP="00043043">
                      <w:pPr>
                        <w:rPr>
                          <w:rFonts w:ascii="Arial Narrow" w:hAnsi="Arial Narrow"/>
                          <w:b/>
                          <w:color w:val="FFFFFF" w:themeColor="background1"/>
                          <w:sz w:val="24"/>
                          <w:lang w:val="fr-FR"/>
                        </w:rPr>
                      </w:pPr>
                      <w:r w:rsidRPr="00043043">
                        <w:rPr>
                          <w:rFonts w:ascii="Arial Narrow" w:hAnsi="Arial Narrow"/>
                          <w:b/>
                          <w:color w:val="FFFFFF" w:themeColor="background1"/>
                          <w:sz w:val="24"/>
                          <w:lang w:val="fr-FR"/>
                        </w:rPr>
                        <w:t>LECOFFRE Emilien</w:t>
                      </w:r>
                    </w:p>
                    <w:p w14:paraId="71338AA2" w14:textId="77777777" w:rsidR="007940AF" w:rsidRPr="00E02DE5" w:rsidRDefault="007940AF" w:rsidP="00043043">
                      <w:pPr>
                        <w:rPr>
                          <w:rFonts w:ascii="Arial Narrow" w:hAnsi="Arial Narrow"/>
                          <w:color w:val="FFFFFF" w:themeColor="background1"/>
                          <w:sz w:val="24"/>
                        </w:rPr>
                      </w:pPr>
                      <w:r>
                        <w:rPr>
                          <w:rFonts w:ascii="Arial Narrow" w:hAnsi="Arial Narrow"/>
                          <w:color w:val="FFFFFF" w:themeColor="background1"/>
                          <w:sz w:val="24"/>
                        </w:rPr>
                        <w:t>Septembre 2017</w:t>
                      </w:r>
                    </w:p>
                  </w:txbxContent>
                </v:textbox>
                <w10:wrap anchorx="page"/>
              </v:shape>
            </w:pict>
          </mc:Fallback>
        </mc:AlternateContent>
      </w:r>
      <w:r w:rsidRPr="00043043">
        <w:rPr>
          <w:rFonts w:ascii="Bookman Old Style" w:hAnsi="Bookman Old Style"/>
          <w:noProof/>
        </w:rPr>
        <w:drawing>
          <wp:anchor distT="0" distB="0" distL="114300" distR="114300" simplePos="0" relativeHeight="251710976" behindDoc="1" locked="0" layoutInCell="1" allowOverlap="1" wp14:anchorId="4DFE111A" wp14:editId="26E2F0B5">
            <wp:simplePos x="0" y="0"/>
            <wp:positionH relativeFrom="page">
              <wp:posOffset>869950</wp:posOffset>
            </wp:positionH>
            <wp:positionV relativeFrom="page">
              <wp:posOffset>9196684</wp:posOffset>
            </wp:positionV>
            <wp:extent cx="935990" cy="25527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_Confidential_C.w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5990" cy="255270"/>
                    </a:xfrm>
                    <a:prstGeom prst="rect">
                      <a:avLst/>
                    </a:prstGeom>
                  </pic:spPr>
                </pic:pic>
              </a:graphicData>
            </a:graphic>
            <wp14:sizeRelH relativeFrom="margin">
              <wp14:pctWidth>0</wp14:pctWidth>
            </wp14:sizeRelH>
            <wp14:sizeRelV relativeFrom="margin">
              <wp14:pctHeight>0</wp14:pctHeight>
            </wp14:sizeRelV>
          </wp:anchor>
        </w:drawing>
      </w:r>
    </w:p>
    <w:p w14:paraId="523CD6CA" w14:textId="77777777" w:rsidR="00043043" w:rsidRDefault="00043043" w:rsidP="00043043">
      <w:pPr>
        <w:pStyle w:val="En-ttedetabledesmatires"/>
        <w:rPr>
          <w:rFonts w:asciiTheme="minorHAnsi" w:eastAsiaTheme="minorHAnsi" w:hAnsiTheme="minorHAnsi" w:cstheme="minorBidi"/>
          <w:color w:val="auto"/>
          <w:sz w:val="22"/>
          <w:szCs w:val="22"/>
          <w:lang w:val="fr-FR"/>
        </w:rPr>
      </w:pPr>
    </w:p>
    <w:p w14:paraId="0308DECD" w14:textId="77777777" w:rsidR="00043043" w:rsidRDefault="00043043" w:rsidP="00043043">
      <w:pPr>
        <w:rPr>
          <w:lang w:val="fr-FR"/>
        </w:rPr>
      </w:pPr>
    </w:p>
    <w:p w14:paraId="065802AB" w14:textId="77777777" w:rsidR="00043043" w:rsidRDefault="00043043" w:rsidP="00043043">
      <w:pPr>
        <w:rPr>
          <w:lang w:val="fr-FR"/>
        </w:rPr>
      </w:pPr>
    </w:p>
    <w:p w14:paraId="796B0355" w14:textId="77777777" w:rsidR="00043043" w:rsidRDefault="00043043" w:rsidP="00043043">
      <w:pPr>
        <w:pStyle w:val="En-ttedetabledesmatires"/>
        <w:rPr>
          <w:rFonts w:asciiTheme="minorHAnsi" w:eastAsiaTheme="minorHAnsi" w:hAnsiTheme="minorHAnsi" w:cstheme="minorBidi"/>
          <w:color w:val="auto"/>
          <w:sz w:val="22"/>
          <w:szCs w:val="22"/>
          <w:lang w:val="fr-FR"/>
        </w:rPr>
      </w:pPr>
    </w:p>
    <w:p w14:paraId="196BC0F8" w14:textId="77777777" w:rsidR="00043043" w:rsidRPr="00043043" w:rsidRDefault="00043043" w:rsidP="00043043">
      <w:pPr>
        <w:rPr>
          <w:lang w:val="fr-FR"/>
        </w:rPr>
      </w:pPr>
    </w:p>
    <w:sdt>
      <w:sdtPr>
        <w:rPr>
          <w:rFonts w:asciiTheme="minorHAnsi" w:eastAsiaTheme="minorHAnsi" w:hAnsiTheme="minorHAnsi" w:cstheme="minorBidi"/>
          <w:caps w:val="0"/>
          <w:color w:val="auto"/>
          <w:sz w:val="22"/>
          <w:szCs w:val="22"/>
          <w:lang w:val="fr-FR"/>
        </w:rPr>
        <w:id w:val="-167334039"/>
        <w:docPartObj>
          <w:docPartGallery w:val="Table of Contents"/>
          <w:docPartUnique/>
        </w:docPartObj>
      </w:sdtPr>
      <w:sdtEndPr>
        <w:rPr>
          <w:b/>
          <w:bCs/>
        </w:rPr>
      </w:sdtEndPr>
      <w:sdtContent>
        <w:p w14:paraId="55D6A06A" w14:textId="77777777" w:rsidR="00043043" w:rsidRDefault="00043043" w:rsidP="00043043">
          <w:pPr>
            <w:pStyle w:val="En-ttedetabledesmatires"/>
          </w:pPr>
          <w:r>
            <w:rPr>
              <w:lang w:val="fr-FR"/>
            </w:rPr>
            <w:t>Table des matières</w:t>
          </w:r>
        </w:p>
        <w:p w14:paraId="7CECD5CB" w14:textId="77777777" w:rsidR="009256C6" w:rsidRPr="009256C6" w:rsidRDefault="00043043">
          <w:pPr>
            <w:pStyle w:val="TM1"/>
            <w:tabs>
              <w:tab w:val="right" w:leader="dot" w:pos="9282"/>
            </w:tabs>
            <w:rPr>
              <w:ins w:id="0" w:author="LECOFFRE Emilien" w:date="2017-07-04T16:36:00Z"/>
              <w:rFonts w:eastAsiaTheme="minorEastAsia"/>
              <w:noProof/>
              <w:sz w:val="32"/>
              <w:szCs w:val="32"/>
              <w:rPrChange w:id="1" w:author="LECOFFRE Emilien" w:date="2017-07-04T16:36:00Z">
                <w:rPr>
                  <w:ins w:id="2" w:author="LECOFFRE Emilien" w:date="2017-07-04T16:36:00Z"/>
                  <w:rFonts w:eastAsiaTheme="minorEastAsia"/>
                  <w:noProof/>
                </w:rPr>
              </w:rPrChange>
            </w:rPr>
          </w:pPr>
          <w:r w:rsidRPr="009256C6">
            <w:rPr>
              <w:sz w:val="32"/>
              <w:szCs w:val="32"/>
              <w:rPrChange w:id="3" w:author="LECOFFRE Emilien" w:date="2017-07-04T16:36:00Z">
                <w:rPr>
                  <w:sz w:val="28"/>
                  <w:szCs w:val="28"/>
                </w:rPr>
              </w:rPrChange>
            </w:rPr>
            <w:fldChar w:fldCharType="begin"/>
          </w:r>
          <w:r w:rsidRPr="009256C6">
            <w:rPr>
              <w:sz w:val="32"/>
              <w:szCs w:val="32"/>
              <w:rPrChange w:id="4" w:author="LECOFFRE Emilien" w:date="2017-07-04T16:36:00Z">
                <w:rPr>
                  <w:sz w:val="28"/>
                  <w:szCs w:val="28"/>
                </w:rPr>
              </w:rPrChange>
            </w:rPr>
            <w:instrText xml:space="preserve"> TOC \o "1-3" \h \z \u </w:instrText>
          </w:r>
          <w:r w:rsidRPr="009256C6">
            <w:rPr>
              <w:sz w:val="32"/>
              <w:szCs w:val="32"/>
              <w:rPrChange w:id="5" w:author="LECOFFRE Emilien" w:date="2017-07-04T16:36:00Z">
                <w:rPr>
                  <w:b/>
                  <w:bCs/>
                  <w:sz w:val="28"/>
                  <w:szCs w:val="28"/>
                  <w:lang w:val="fr-FR"/>
                </w:rPr>
              </w:rPrChange>
            </w:rPr>
            <w:fldChar w:fldCharType="separate"/>
          </w:r>
          <w:ins w:id="6" w:author="LECOFFRE Emilien" w:date="2017-07-04T16:36:00Z">
            <w:r w:rsidR="009256C6" w:rsidRPr="009256C6">
              <w:rPr>
                <w:rStyle w:val="Lienhypertexte"/>
                <w:noProof/>
                <w:sz w:val="32"/>
                <w:szCs w:val="32"/>
                <w:rPrChange w:id="7" w:author="LECOFFRE Emilien" w:date="2017-07-04T16:36:00Z">
                  <w:rPr>
                    <w:rStyle w:val="Lienhypertexte"/>
                    <w:noProof/>
                  </w:rPr>
                </w:rPrChange>
              </w:rPr>
              <w:fldChar w:fldCharType="begin"/>
            </w:r>
            <w:r w:rsidR="009256C6" w:rsidRPr="009256C6">
              <w:rPr>
                <w:rStyle w:val="Lienhypertexte"/>
                <w:noProof/>
                <w:sz w:val="32"/>
                <w:szCs w:val="32"/>
                <w:rPrChange w:id="8" w:author="LECOFFRE Emilien" w:date="2017-07-04T16:36:00Z">
                  <w:rPr>
                    <w:rStyle w:val="Lienhypertexte"/>
                    <w:noProof/>
                  </w:rPr>
                </w:rPrChange>
              </w:rPr>
              <w:instrText xml:space="preserve"> </w:instrText>
            </w:r>
            <w:r w:rsidR="009256C6" w:rsidRPr="009256C6">
              <w:rPr>
                <w:noProof/>
                <w:sz w:val="32"/>
                <w:szCs w:val="32"/>
                <w:rPrChange w:id="9" w:author="LECOFFRE Emilien" w:date="2017-07-04T16:36:00Z">
                  <w:rPr>
                    <w:noProof/>
                  </w:rPr>
                </w:rPrChange>
              </w:rPr>
              <w:instrText>HYPERLINK \l "_Toc486949511"</w:instrText>
            </w:r>
            <w:r w:rsidR="009256C6" w:rsidRPr="009256C6">
              <w:rPr>
                <w:rStyle w:val="Lienhypertexte"/>
                <w:noProof/>
                <w:sz w:val="32"/>
                <w:szCs w:val="32"/>
                <w:rPrChange w:id="10" w:author="LECOFFRE Emilien" w:date="2017-07-04T16:36:00Z">
                  <w:rPr>
                    <w:rStyle w:val="Lienhypertexte"/>
                    <w:noProof/>
                  </w:rPr>
                </w:rPrChange>
              </w:rPr>
              <w:instrText xml:space="preserve"> </w:instrText>
            </w:r>
            <w:r w:rsidR="009256C6" w:rsidRPr="009256C6">
              <w:rPr>
                <w:rStyle w:val="Lienhypertexte"/>
                <w:noProof/>
                <w:sz w:val="32"/>
                <w:szCs w:val="32"/>
                <w:rPrChange w:id="11" w:author="LECOFFRE Emilien" w:date="2017-07-04T16:36:00Z">
                  <w:rPr>
                    <w:rStyle w:val="Lienhypertexte"/>
                    <w:noProof/>
                  </w:rPr>
                </w:rPrChange>
              </w:rPr>
              <w:fldChar w:fldCharType="separate"/>
            </w:r>
            <w:r w:rsidR="009256C6" w:rsidRPr="009256C6">
              <w:rPr>
                <w:rStyle w:val="Lienhypertexte"/>
                <w:noProof/>
                <w:sz w:val="32"/>
                <w:szCs w:val="32"/>
                <w:rPrChange w:id="12" w:author="LECOFFRE Emilien" w:date="2017-07-04T16:36:00Z">
                  <w:rPr>
                    <w:rStyle w:val="Lienhypertexte"/>
                    <w:noProof/>
                  </w:rPr>
                </w:rPrChange>
              </w:rPr>
              <w:t>Présentation de l’outil</w:t>
            </w:r>
            <w:r w:rsidR="009256C6" w:rsidRPr="009256C6">
              <w:rPr>
                <w:noProof/>
                <w:webHidden/>
                <w:sz w:val="32"/>
                <w:szCs w:val="32"/>
                <w:rPrChange w:id="13" w:author="LECOFFRE Emilien" w:date="2017-07-04T16:36:00Z">
                  <w:rPr>
                    <w:noProof/>
                    <w:webHidden/>
                  </w:rPr>
                </w:rPrChange>
              </w:rPr>
              <w:tab/>
            </w:r>
            <w:r w:rsidR="009256C6" w:rsidRPr="009256C6">
              <w:rPr>
                <w:noProof/>
                <w:webHidden/>
                <w:sz w:val="32"/>
                <w:szCs w:val="32"/>
                <w:rPrChange w:id="14" w:author="LECOFFRE Emilien" w:date="2017-07-04T16:36:00Z">
                  <w:rPr>
                    <w:noProof/>
                    <w:webHidden/>
                  </w:rPr>
                </w:rPrChange>
              </w:rPr>
              <w:fldChar w:fldCharType="begin"/>
            </w:r>
            <w:r w:rsidR="009256C6" w:rsidRPr="009256C6">
              <w:rPr>
                <w:noProof/>
                <w:webHidden/>
                <w:sz w:val="32"/>
                <w:szCs w:val="32"/>
                <w:rPrChange w:id="15" w:author="LECOFFRE Emilien" w:date="2017-07-04T16:36:00Z">
                  <w:rPr>
                    <w:noProof/>
                    <w:webHidden/>
                  </w:rPr>
                </w:rPrChange>
              </w:rPr>
              <w:instrText xml:space="preserve"> PAGEREF _Toc486949511 \h </w:instrText>
            </w:r>
          </w:ins>
          <w:r w:rsidR="009256C6" w:rsidRPr="00CD56B4">
            <w:rPr>
              <w:noProof/>
              <w:webHidden/>
              <w:sz w:val="32"/>
              <w:szCs w:val="32"/>
            </w:rPr>
          </w:r>
          <w:r w:rsidR="009256C6" w:rsidRPr="009256C6">
            <w:rPr>
              <w:noProof/>
              <w:webHidden/>
              <w:sz w:val="32"/>
              <w:szCs w:val="32"/>
              <w:rPrChange w:id="16" w:author="LECOFFRE Emilien" w:date="2017-07-04T16:36:00Z">
                <w:rPr>
                  <w:noProof/>
                  <w:webHidden/>
                </w:rPr>
              </w:rPrChange>
            </w:rPr>
            <w:fldChar w:fldCharType="separate"/>
          </w:r>
          <w:r w:rsidR="00A615C8">
            <w:rPr>
              <w:noProof/>
              <w:webHidden/>
              <w:sz w:val="32"/>
              <w:szCs w:val="32"/>
            </w:rPr>
            <w:t>3</w:t>
          </w:r>
          <w:ins w:id="17" w:author="LECOFFRE Emilien" w:date="2017-07-04T16:36:00Z">
            <w:r w:rsidR="009256C6" w:rsidRPr="009256C6">
              <w:rPr>
                <w:noProof/>
                <w:webHidden/>
                <w:sz w:val="32"/>
                <w:szCs w:val="32"/>
                <w:rPrChange w:id="18" w:author="LECOFFRE Emilien" w:date="2017-07-04T16:36:00Z">
                  <w:rPr>
                    <w:noProof/>
                    <w:webHidden/>
                  </w:rPr>
                </w:rPrChange>
              </w:rPr>
              <w:fldChar w:fldCharType="end"/>
            </w:r>
            <w:r w:rsidR="009256C6" w:rsidRPr="009256C6">
              <w:rPr>
                <w:rStyle w:val="Lienhypertexte"/>
                <w:noProof/>
                <w:sz w:val="32"/>
                <w:szCs w:val="32"/>
                <w:rPrChange w:id="19" w:author="LECOFFRE Emilien" w:date="2017-07-04T16:36:00Z">
                  <w:rPr>
                    <w:rStyle w:val="Lienhypertexte"/>
                    <w:noProof/>
                  </w:rPr>
                </w:rPrChange>
              </w:rPr>
              <w:fldChar w:fldCharType="end"/>
            </w:r>
          </w:ins>
        </w:p>
        <w:p w14:paraId="24D2BF3D" w14:textId="77777777" w:rsidR="009256C6" w:rsidRPr="009256C6" w:rsidRDefault="009256C6">
          <w:pPr>
            <w:pStyle w:val="TM2"/>
            <w:tabs>
              <w:tab w:val="left" w:pos="660"/>
              <w:tab w:val="right" w:leader="dot" w:pos="9282"/>
            </w:tabs>
            <w:rPr>
              <w:ins w:id="20" w:author="LECOFFRE Emilien" w:date="2017-07-04T16:36:00Z"/>
              <w:rFonts w:eastAsiaTheme="minorEastAsia"/>
              <w:noProof/>
              <w:sz w:val="32"/>
              <w:szCs w:val="32"/>
              <w:rPrChange w:id="21" w:author="LECOFFRE Emilien" w:date="2017-07-04T16:36:00Z">
                <w:rPr>
                  <w:ins w:id="22" w:author="LECOFFRE Emilien" w:date="2017-07-04T16:36:00Z"/>
                  <w:rFonts w:eastAsiaTheme="minorEastAsia"/>
                  <w:noProof/>
                </w:rPr>
              </w:rPrChange>
            </w:rPr>
          </w:pPr>
          <w:ins w:id="23" w:author="LECOFFRE Emilien" w:date="2017-07-04T16:36:00Z">
            <w:r w:rsidRPr="009256C6">
              <w:rPr>
                <w:rStyle w:val="Lienhypertexte"/>
                <w:noProof/>
                <w:sz w:val="32"/>
                <w:szCs w:val="32"/>
                <w:rPrChange w:id="24" w:author="LECOFFRE Emilien" w:date="2017-07-04T16:36:00Z">
                  <w:rPr>
                    <w:rStyle w:val="Lienhypertexte"/>
                    <w:noProof/>
                  </w:rPr>
                </w:rPrChange>
              </w:rPr>
              <w:fldChar w:fldCharType="begin"/>
            </w:r>
            <w:r w:rsidRPr="009256C6">
              <w:rPr>
                <w:rStyle w:val="Lienhypertexte"/>
                <w:noProof/>
                <w:sz w:val="32"/>
                <w:szCs w:val="32"/>
                <w:rPrChange w:id="25" w:author="LECOFFRE Emilien" w:date="2017-07-04T16:36:00Z">
                  <w:rPr>
                    <w:rStyle w:val="Lienhypertexte"/>
                    <w:noProof/>
                  </w:rPr>
                </w:rPrChange>
              </w:rPr>
              <w:instrText xml:space="preserve"> </w:instrText>
            </w:r>
            <w:r w:rsidRPr="009256C6">
              <w:rPr>
                <w:noProof/>
                <w:sz w:val="32"/>
                <w:szCs w:val="32"/>
                <w:rPrChange w:id="26" w:author="LECOFFRE Emilien" w:date="2017-07-04T16:36:00Z">
                  <w:rPr>
                    <w:noProof/>
                  </w:rPr>
                </w:rPrChange>
              </w:rPr>
              <w:instrText>HYPERLINK \l "_Toc486949512"</w:instrText>
            </w:r>
            <w:r w:rsidRPr="009256C6">
              <w:rPr>
                <w:rStyle w:val="Lienhypertexte"/>
                <w:noProof/>
                <w:sz w:val="32"/>
                <w:szCs w:val="32"/>
                <w:rPrChange w:id="27" w:author="LECOFFRE Emilien" w:date="2017-07-04T16:36:00Z">
                  <w:rPr>
                    <w:rStyle w:val="Lienhypertexte"/>
                    <w:noProof/>
                  </w:rPr>
                </w:rPrChange>
              </w:rPr>
              <w:instrText xml:space="preserve"> </w:instrText>
            </w:r>
            <w:r w:rsidRPr="009256C6">
              <w:rPr>
                <w:rStyle w:val="Lienhypertexte"/>
                <w:noProof/>
                <w:sz w:val="32"/>
                <w:szCs w:val="32"/>
                <w:rPrChange w:id="28" w:author="LECOFFRE Emilien" w:date="2017-07-04T16:36:00Z">
                  <w:rPr>
                    <w:rStyle w:val="Lienhypertexte"/>
                    <w:noProof/>
                  </w:rPr>
                </w:rPrChange>
              </w:rPr>
              <w:fldChar w:fldCharType="separate"/>
            </w:r>
            <w:r w:rsidRPr="009256C6">
              <w:rPr>
                <w:rStyle w:val="Lienhypertexte"/>
                <w:noProof/>
                <w:sz w:val="32"/>
                <w:szCs w:val="32"/>
                <w:lang w:val="fr-FR"/>
                <w:rPrChange w:id="29" w:author="LECOFFRE Emilien" w:date="2017-07-04T16:36:00Z">
                  <w:rPr>
                    <w:rStyle w:val="Lienhypertexte"/>
                    <w:noProof/>
                    <w:lang w:val="fr-FR"/>
                  </w:rPr>
                </w:rPrChange>
              </w:rPr>
              <w:t>1)</w:t>
            </w:r>
            <w:r w:rsidRPr="009256C6">
              <w:rPr>
                <w:rFonts w:eastAsiaTheme="minorEastAsia"/>
                <w:noProof/>
                <w:sz w:val="32"/>
                <w:szCs w:val="32"/>
                <w:rPrChange w:id="30" w:author="LECOFFRE Emilien" w:date="2017-07-04T16:36:00Z">
                  <w:rPr>
                    <w:rFonts w:eastAsiaTheme="minorEastAsia"/>
                    <w:noProof/>
                  </w:rPr>
                </w:rPrChange>
              </w:rPr>
              <w:tab/>
            </w:r>
            <w:r w:rsidRPr="009256C6">
              <w:rPr>
                <w:rStyle w:val="Lienhypertexte"/>
                <w:noProof/>
                <w:sz w:val="32"/>
                <w:szCs w:val="32"/>
                <w:lang w:val="fr-FR"/>
                <w:rPrChange w:id="31" w:author="LECOFFRE Emilien" w:date="2017-07-04T16:36:00Z">
                  <w:rPr>
                    <w:rStyle w:val="Lienhypertexte"/>
                    <w:noProof/>
                    <w:lang w:val="fr-FR"/>
                  </w:rPr>
                </w:rPrChange>
              </w:rPr>
              <w:t>Problèmes traités</w:t>
            </w:r>
            <w:r w:rsidRPr="009256C6">
              <w:rPr>
                <w:noProof/>
                <w:webHidden/>
                <w:sz w:val="32"/>
                <w:szCs w:val="32"/>
                <w:rPrChange w:id="32" w:author="LECOFFRE Emilien" w:date="2017-07-04T16:36:00Z">
                  <w:rPr>
                    <w:noProof/>
                    <w:webHidden/>
                  </w:rPr>
                </w:rPrChange>
              </w:rPr>
              <w:tab/>
            </w:r>
            <w:r w:rsidRPr="009256C6">
              <w:rPr>
                <w:noProof/>
                <w:webHidden/>
                <w:sz w:val="32"/>
                <w:szCs w:val="32"/>
                <w:rPrChange w:id="33" w:author="LECOFFRE Emilien" w:date="2017-07-04T16:36:00Z">
                  <w:rPr>
                    <w:noProof/>
                    <w:webHidden/>
                  </w:rPr>
                </w:rPrChange>
              </w:rPr>
              <w:fldChar w:fldCharType="begin"/>
            </w:r>
            <w:r w:rsidRPr="009256C6">
              <w:rPr>
                <w:noProof/>
                <w:webHidden/>
                <w:sz w:val="32"/>
                <w:szCs w:val="32"/>
                <w:rPrChange w:id="34" w:author="LECOFFRE Emilien" w:date="2017-07-04T16:36:00Z">
                  <w:rPr>
                    <w:noProof/>
                    <w:webHidden/>
                  </w:rPr>
                </w:rPrChange>
              </w:rPr>
              <w:instrText xml:space="preserve"> PAGEREF _Toc486949512 \h </w:instrText>
            </w:r>
          </w:ins>
          <w:r w:rsidRPr="00CD56B4">
            <w:rPr>
              <w:noProof/>
              <w:webHidden/>
              <w:sz w:val="32"/>
              <w:szCs w:val="32"/>
            </w:rPr>
          </w:r>
          <w:r w:rsidRPr="009256C6">
            <w:rPr>
              <w:noProof/>
              <w:webHidden/>
              <w:sz w:val="32"/>
              <w:szCs w:val="32"/>
              <w:rPrChange w:id="35" w:author="LECOFFRE Emilien" w:date="2017-07-04T16:36:00Z">
                <w:rPr>
                  <w:noProof/>
                  <w:webHidden/>
                </w:rPr>
              </w:rPrChange>
            </w:rPr>
            <w:fldChar w:fldCharType="separate"/>
          </w:r>
          <w:r w:rsidR="00A615C8">
            <w:rPr>
              <w:noProof/>
              <w:webHidden/>
              <w:sz w:val="32"/>
              <w:szCs w:val="32"/>
            </w:rPr>
            <w:t>3</w:t>
          </w:r>
          <w:ins w:id="36" w:author="LECOFFRE Emilien" w:date="2017-07-04T16:36:00Z">
            <w:r w:rsidRPr="009256C6">
              <w:rPr>
                <w:noProof/>
                <w:webHidden/>
                <w:sz w:val="32"/>
                <w:szCs w:val="32"/>
                <w:rPrChange w:id="37" w:author="LECOFFRE Emilien" w:date="2017-07-04T16:36:00Z">
                  <w:rPr>
                    <w:noProof/>
                    <w:webHidden/>
                  </w:rPr>
                </w:rPrChange>
              </w:rPr>
              <w:fldChar w:fldCharType="end"/>
            </w:r>
            <w:r w:rsidRPr="009256C6">
              <w:rPr>
                <w:rStyle w:val="Lienhypertexte"/>
                <w:noProof/>
                <w:sz w:val="32"/>
                <w:szCs w:val="32"/>
                <w:rPrChange w:id="38" w:author="LECOFFRE Emilien" w:date="2017-07-04T16:36:00Z">
                  <w:rPr>
                    <w:rStyle w:val="Lienhypertexte"/>
                    <w:noProof/>
                  </w:rPr>
                </w:rPrChange>
              </w:rPr>
              <w:fldChar w:fldCharType="end"/>
            </w:r>
          </w:ins>
        </w:p>
        <w:p w14:paraId="43FF4F9E" w14:textId="77777777" w:rsidR="009256C6" w:rsidRPr="009256C6" w:rsidRDefault="009256C6">
          <w:pPr>
            <w:pStyle w:val="TM2"/>
            <w:tabs>
              <w:tab w:val="left" w:pos="660"/>
              <w:tab w:val="right" w:leader="dot" w:pos="9282"/>
            </w:tabs>
            <w:rPr>
              <w:ins w:id="39" w:author="LECOFFRE Emilien" w:date="2017-07-04T16:36:00Z"/>
              <w:rFonts w:eastAsiaTheme="minorEastAsia"/>
              <w:noProof/>
              <w:sz w:val="32"/>
              <w:szCs w:val="32"/>
              <w:rPrChange w:id="40" w:author="LECOFFRE Emilien" w:date="2017-07-04T16:36:00Z">
                <w:rPr>
                  <w:ins w:id="41" w:author="LECOFFRE Emilien" w:date="2017-07-04T16:36:00Z"/>
                  <w:rFonts w:eastAsiaTheme="minorEastAsia"/>
                  <w:noProof/>
                </w:rPr>
              </w:rPrChange>
            </w:rPr>
          </w:pPr>
          <w:ins w:id="42" w:author="LECOFFRE Emilien" w:date="2017-07-04T16:36:00Z">
            <w:r w:rsidRPr="009256C6">
              <w:rPr>
                <w:rStyle w:val="Lienhypertexte"/>
                <w:noProof/>
                <w:sz w:val="32"/>
                <w:szCs w:val="32"/>
                <w:rPrChange w:id="43" w:author="LECOFFRE Emilien" w:date="2017-07-04T16:36:00Z">
                  <w:rPr>
                    <w:rStyle w:val="Lienhypertexte"/>
                    <w:noProof/>
                  </w:rPr>
                </w:rPrChange>
              </w:rPr>
              <w:fldChar w:fldCharType="begin"/>
            </w:r>
            <w:r w:rsidRPr="009256C6">
              <w:rPr>
                <w:rStyle w:val="Lienhypertexte"/>
                <w:noProof/>
                <w:sz w:val="32"/>
                <w:szCs w:val="32"/>
                <w:rPrChange w:id="44" w:author="LECOFFRE Emilien" w:date="2017-07-04T16:36:00Z">
                  <w:rPr>
                    <w:rStyle w:val="Lienhypertexte"/>
                    <w:noProof/>
                  </w:rPr>
                </w:rPrChange>
              </w:rPr>
              <w:instrText xml:space="preserve"> </w:instrText>
            </w:r>
            <w:r w:rsidRPr="009256C6">
              <w:rPr>
                <w:noProof/>
                <w:sz w:val="32"/>
                <w:szCs w:val="32"/>
                <w:rPrChange w:id="45" w:author="LECOFFRE Emilien" w:date="2017-07-04T16:36:00Z">
                  <w:rPr>
                    <w:noProof/>
                  </w:rPr>
                </w:rPrChange>
              </w:rPr>
              <w:instrText>HYPERLINK \l "_Toc486949513"</w:instrText>
            </w:r>
            <w:r w:rsidRPr="009256C6">
              <w:rPr>
                <w:rStyle w:val="Lienhypertexte"/>
                <w:noProof/>
                <w:sz w:val="32"/>
                <w:szCs w:val="32"/>
                <w:rPrChange w:id="46" w:author="LECOFFRE Emilien" w:date="2017-07-04T16:36:00Z">
                  <w:rPr>
                    <w:rStyle w:val="Lienhypertexte"/>
                    <w:noProof/>
                  </w:rPr>
                </w:rPrChange>
              </w:rPr>
              <w:instrText xml:space="preserve"> </w:instrText>
            </w:r>
            <w:r w:rsidRPr="009256C6">
              <w:rPr>
                <w:rStyle w:val="Lienhypertexte"/>
                <w:noProof/>
                <w:sz w:val="32"/>
                <w:szCs w:val="32"/>
                <w:rPrChange w:id="47" w:author="LECOFFRE Emilien" w:date="2017-07-04T16:36:00Z">
                  <w:rPr>
                    <w:rStyle w:val="Lienhypertexte"/>
                    <w:noProof/>
                  </w:rPr>
                </w:rPrChange>
              </w:rPr>
              <w:fldChar w:fldCharType="separate"/>
            </w:r>
            <w:r w:rsidRPr="009256C6">
              <w:rPr>
                <w:rStyle w:val="Lienhypertexte"/>
                <w:noProof/>
                <w:sz w:val="32"/>
                <w:szCs w:val="32"/>
                <w:lang w:val="fr-FR"/>
                <w:rPrChange w:id="48" w:author="LECOFFRE Emilien" w:date="2017-07-04T16:36:00Z">
                  <w:rPr>
                    <w:rStyle w:val="Lienhypertexte"/>
                    <w:noProof/>
                    <w:lang w:val="fr-FR"/>
                  </w:rPr>
                </w:rPrChange>
              </w:rPr>
              <w:t>2)</w:t>
            </w:r>
            <w:r w:rsidRPr="009256C6">
              <w:rPr>
                <w:rFonts w:eastAsiaTheme="minorEastAsia"/>
                <w:noProof/>
                <w:sz w:val="32"/>
                <w:szCs w:val="32"/>
                <w:rPrChange w:id="49" w:author="LECOFFRE Emilien" w:date="2017-07-04T16:36:00Z">
                  <w:rPr>
                    <w:rFonts w:eastAsiaTheme="minorEastAsia"/>
                    <w:noProof/>
                  </w:rPr>
                </w:rPrChange>
              </w:rPr>
              <w:tab/>
            </w:r>
            <w:r w:rsidRPr="009256C6">
              <w:rPr>
                <w:rStyle w:val="Lienhypertexte"/>
                <w:noProof/>
                <w:sz w:val="32"/>
                <w:szCs w:val="32"/>
                <w:lang w:val="fr-FR"/>
                <w:rPrChange w:id="50" w:author="LECOFFRE Emilien" w:date="2017-07-04T16:36:00Z">
                  <w:rPr>
                    <w:rStyle w:val="Lienhypertexte"/>
                    <w:noProof/>
                    <w:lang w:val="fr-FR"/>
                  </w:rPr>
                </w:rPrChange>
              </w:rPr>
              <w:t>Modes de fonctionnement</w:t>
            </w:r>
            <w:r w:rsidRPr="009256C6">
              <w:rPr>
                <w:noProof/>
                <w:webHidden/>
                <w:sz w:val="32"/>
                <w:szCs w:val="32"/>
                <w:rPrChange w:id="51" w:author="LECOFFRE Emilien" w:date="2017-07-04T16:36:00Z">
                  <w:rPr>
                    <w:noProof/>
                    <w:webHidden/>
                  </w:rPr>
                </w:rPrChange>
              </w:rPr>
              <w:tab/>
            </w:r>
            <w:r w:rsidRPr="009256C6">
              <w:rPr>
                <w:noProof/>
                <w:webHidden/>
                <w:sz w:val="32"/>
                <w:szCs w:val="32"/>
                <w:rPrChange w:id="52" w:author="LECOFFRE Emilien" w:date="2017-07-04T16:36:00Z">
                  <w:rPr>
                    <w:noProof/>
                    <w:webHidden/>
                  </w:rPr>
                </w:rPrChange>
              </w:rPr>
              <w:fldChar w:fldCharType="begin"/>
            </w:r>
            <w:r w:rsidRPr="009256C6">
              <w:rPr>
                <w:noProof/>
                <w:webHidden/>
                <w:sz w:val="32"/>
                <w:szCs w:val="32"/>
                <w:rPrChange w:id="53" w:author="LECOFFRE Emilien" w:date="2017-07-04T16:36:00Z">
                  <w:rPr>
                    <w:noProof/>
                    <w:webHidden/>
                  </w:rPr>
                </w:rPrChange>
              </w:rPr>
              <w:instrText xml:space="preserve"> PAGEREF _Toc486949513 \h </w:instrText>
            </w:r>
          </w:ins>
          <w:r w:rsidRPr="00CD56B4">
            <w:rPr>
              <w:noProof/>
              <w:webHidden/>
              <w:sz w:val="32"/>
              <w:szCs w:val="32"/>
            </w:rPr>
          </w:r>
          <w:r w:rsidRPr="009256C6">
            <w:rPr>
              <w:noProof/>
              <w:webHidden/>
              <w:sz w:val="32"/>
              <w:szCs w:val="32"/>
              <w:rPrChange w:id="54" w:author="LECOFFRE Emilien" w:date="2017-07-04T16:36:00Z">
                <w:rPr>
                  <w:noProof/>
                  <w:webHidden/>
                </w:rPr>
              </w:rPrChange>
            </w:rPr>
            <w:fldChar w:fldCharType="separate"/>
          </w:r>
          <w:r w:rsidR="00A615C8">
            <w:rPr>
              <w:noProof/>
              <w:webHidden/>
              <w:sz w:val="32"/>
              <w:szCs w:val="32"/>
            </w:rPr>
            <w:t>3</w:t>
          </w:r>
          <w:ins w:id="55" w:author="LECOFFRE Emilien" w:date="2017-07-04T16:36:00Z">
            <w:r w:rsidRPr="009256C6">
              <w:rPr>
                <w:noProof/>
                <w:webHidden/>
                <w:sz w:val="32"/>
                <w:szCs w:val="32"/>
                <w:rPrChange w:id="56" w:author="LECOFFRE Emilien" w:date="2017-07-04T16:36:00Z">
                  <w:rPr>
                    <w:noProof/>
                    <w:webHidden/>
                  </w:rPr>
                </w:rPrChange>
              </w:rPr>
              <w:fldChar w:fldCharType="end"/>
            </w:r>
            <w:r w:rsidRPr="009256C6">
              <w:rPr>
                <w:rStyle w:val="Lienhypertexte"/>
                <w:noProof/>
                <w:sz w:val="32"/>
                <w:szCs w:val="32"/>
                <w:rPrChange w:id="57" w:author="LECOFFRE Emilien" w:date="2017-07-04T16:36:00Z">
                  <w:rPr>
                    <w:rStyle w:val="Lienhypertexte"/>
                    <w:noProof/>
                  </w:rPr>
                </w:rPrChange>
              </w:rPr>
              <w:fldChar w:fldCharType="end"/>
            </w:r>
          </w:ins>
        </w:p>
        <w:p w14:paraId="349E2CAD" w14:textId="77777777" w:rsidR="009256C6" w:rsidRPr="009256C6" w:rsidRDefault="009256C6">
          <w:pPr>
            <w:pStyle w:val="TM3"/>
            <w:tabs>
              <w:tab w:val="left" w:pos="880"/>
              <w:tab w:val="right" w:leader="dot" w:pos="9282"/>
            </w:tabs>
            <w:rPr>
              <w:ins w:id="58" w:author="LECOFFRE Emilien" w:date="2017-07-04T16:36:00Z"/>
              <w:rFonts w:eastAsiaTheme="minorEastAsia"/>
              <w:noProof/>
              <w:sz w:val="32"/>
              <w:szCs w:val="32"/>
              <w:rPrChange w:id="59" w:author="LECOFFRE Emilien" w:date="2017-07-04T16:36:00Z">
                <w:rPr>
                  <w:ins w:id="60" w:author="LECOFFRE Emilien" w:date="2017-07-04T16:36:00Z"/>
                  <w:rFonts w:eastAsiaTheme="minorEastAsia"/>
                  <w:noProof/>
                </w:rPr>
              </w:rPrChange>
            </w:rPr>
          </w:pPr>
          <w:ins w:id="61" w:author="LECOFFRE Emilien" w:date="2017-07-04T16:36:00Z">
            <w:r w:rsidRPr="009256C6">
              <w:rPr>
                <w:rStyle w:val="Lienhypertexte"/>
                <w:noProof/>
                <w:sz w:val="32"/>
                <w:szCs w:val="32"/>
                <w:rPrChange w:id="62" w:author="LECOFFRE Emilien" w:date="2017-07-04T16:36:00Z">
                  <w:rPr>
                    <w:rStyle w:val="Lienhypertexte"/>
                    <w:noProof/>
                  </w:rPr>
                </w:rPrChange>
              </w:rPr>
              <w:fldChar w:fldCharType="begin"/>
            </w:r>
            <w:r w:rsidRPr="009256C6">
              <w:rPr>
                <w:rStyle w:val="Lienhypertexte"/>
                <w:noProof/>
                <w:sz w:val="32"/>
                <w:szCs w:val="32"/>
                <w:rPrChange w:id="63" w:author="LECOFFRE Emilien" w:date="2017-07-04T16:36:00Z">
                  <w:rPr>
                    <w:rStyle w:val="Lienhypertexte"/>
                    <w:noProof/>
                  </w:rPr>
                </w:rPrChange>
              </w:rPr>
              <w:instrText xml:space="preserve"> </w:instrText>
            </w:r>
            <w:r w:rsidRPr="009256C6">
              <w:rPr>
                <w:noProof/>
                <w:sz w:val="32"/>
                <w:szCs w:val="32"/>
                <w:rPrChange w:id="64" w:author="LECOFFRE Emilien" w:date="2017-07-04T16:36:00Z">
                  <w:rPr>
                    <w:noProof/>
                  </w:rPr>
                </w:rPrChange>
              </w:rPr>
              <w:instrText>HYPERLINK \l "_Toc486949514"</w:instrText>
            </w:r>
            <w:r w:rsidRPr="009256C6">
              <w:rPr>
                <w:rStyle w:val="Lienhypertexte"/>
                <w:noProof/>
                <w:sz w:val="32"/>
                <w:szCs w:val="32"/>
                <w:rPrChange w:id="65" w:author="LECOFFRE Emilien" w:date="2017-07-04T16:36:00Z">
                  <w:rPr>
                    <w:rStyle w:val="Lienhypertexte"/>
                    <w:noProof/>
                  </w:rPr>
                </w:rPrChange>
              </w:rPr>
              <w:instrText xml:space="preserve"> </w:instrText>
            </w:r>
            <w:r w:rsidRPr="009256C6">
              <w:rPr>
                <w:rStyle w:val="Lienhypertexte"/>
                <w:noProof/>
                <w:sz w:val="32"/>
                <w:szCs w:val="32"/>
                <w:rPrChange w:id="66" w:author="LECOFFRE Emilien" w:date="2017-07-04T16:36:00Z">
                  <w:rPr>
                    <w:rStyle w:val="Lienhypertexte"/>
                    <w:noProof/>
                  </w:rPr>
                </w:rPrChange>
              </w:rPr>
              <w:fldChar w:fldCharType="separate"/>
            </w:r>
            <w:r w:rsidRPr="009256C6">
              <w:rPr>
                <w:rStyle w:val="Lienhypertexte"/>
                <w:noProof/>
                <w:sz w:val="32"/>
                <w:szCs w:val="32"/>
                <w:lang w:val="fr-FR"/>
                <w:rPrChange w:id="67" w:author="LECOFFRE Emilien" w:date="2017-07-04T16:36:00Z">
                  <w:rPr>
                    <w:rStyle w:val="Lienhypertexte"/>
                    <w:noProof/>
                    <w:lang w:val="fr-FR"/>
                  </w:rPr>
                </w:rPrChange>
              </w:rPr>
              <w:t>a)</w:t>
            </w:r>
            <w:r w:rsidRPr="009256C6">
              <w:rPr>
                <w:rFonts w:eastAsiaTheme="minorEastAsia"/>
                <w:noProof/>
                <w:sz w:val="32"/>
                <w:szCs w:val="32"/>
                <w:rPrChange w:id="68" w:author="LECOFFRE Emilien" w:date="2017-07-04T16:36:00Z">
                  <w:rPr>
                    <w:rFonts w:eastAsiaTheme="minorEastAsia"/>
                    <w:noProof/>
                  </w:rPr>
                </w:rPrChange>
              </w:rPr>
              <w:tab/>
            </w:r>
            <w:r w:rsidRPr="009256C6">
              <w:rPr>
                <w:rStyle w:val="Lienhypertexte"/>
                <w:noProof/>
                <w:sz w:val="32"/>
                <w:szCs w:val="32"/>
                <w:lang w:val="fr-FR"/>
                <w:rPrChange w:id="69" w:author="LECOFFRE Emilien" w:date="2017-07-04T16:36:00Z">
                  <w:rPr>
                    <w:rStyle w:val="Lienhypertexte"/>
                    <w:noProof/>
                    <w:lang w:val="fr-FR"/>
                  </w:rPr>
                </w:rPrChange>
              </w:rPr>
              <w:t>Mode 1</w:t>
            </w:r>
            <w:r w:rsidRPr="009256C6">
              <w:rPr>
                <w:noProof/>
                <w:webHidden/>
                <w:sz w:val="32"/>
                <w:szCs w:val="32"/>
                <w:rPrChange w:id="70" w:author="LECOFFRE Emilien" w:date="2017-07-04T16:36:00Z">
                  <w:rPr>
                    <w:noProof/>
                    <w:webHidden/>
                  </w:rPr>
                </w:rPrChange>
              </w:rPr>
              <w:tab/>
            </w:r>
            <w:r w:rsidRPr="009256C6">
              <w:rPr>
                <w:noProof/>
                <w:webHidden/>
                <w:sz w:val="32"/>
                <w:szCs w:val="32"/>
                <w:rPrChange w:id="71" w:author="LECOFFRE Emilien" w:date="2017-07-04T16:36:00Z">
                  <w:rPr>
                    <w:noProof/>
                    <w:webHidden/>
                  </w:rPr>
                </w:rPrChange>
              </w:rPr>
              <w:fldChar w:fldCharType="begin"/>
            </w:r>
            <w:r w:rsidRPr="009256C6">
              <w:rPr>
                <w:noProof/>
                <w:webHidden/>
                <w:sz w:val="32"/>
                <w:szCs w:val="32"/>
                <w:rPrChange w:id="72" w:author="LECOFFRE Emilien" w:date="2017-07-04T16:36:00Z">
                  <w:rPr>
                    <w:noProof/>
                    <w:webHidden/>
                  </w:rPr>
                </w:rPrChange>
              </w:rPr>
              <w:instrText xml:space="preserve"> PAGEREF _Toc486949514 \h </w:instrText>
            </w:r>
          </w:ins>
          <w:r w:rsidRPr="00CD56B4">
            <w:rPr>
              <w:noProof/>
              <w:webHidden/>
              <w:sz w:val="32"/>
              <w:szCs w:val="32"/>
            </w:rPr>
          </w:r>
          <w:r w:rsidRPr="009256C6">
            <w:rPr>
              <w:noProof/>
              <w:webHidden/>
              <w:sz w:val="32"/>
              <w:szCs w:val="32"/>
              <w:rPrChange w:id="73" w:author="LECOFFRE Emilien" w:date="2017-07-04T16:36:00Z">
                <w:rPr>
                  <w:noProof/>
                  <w:webHidden/>
                </w:rPr>
              </w:rPrChange>
            </w:rPr>
            <w:fldChar w:fldCharType="separate"/>
          </w:r>
          <w:r w:rsidR="00A615C8">
            <w:rPr>
              <w:noProof/>
              <w:webHidden/>
              <w:sz w:val="32"/>
              <w:szCs w:val="32"/>
            </w:rPr>
            <w:t>3</w:t>
          </w:r>
          <w:ins w:id="74" w:author="LECOFFRE Emilien" w:date="2017-07-04T16:36:00Z">
            <w:r w:rsidRPr="009256C6">
              <w:rPr>
                <w:noProof/>
                <w:webHidden/>
                <w:sz w:val="32"/>
                <w:szCs w:val="32"/>
                <w:rPrChange w:id="75" w:author="LECOFFRE Emilien" w:date="2017-07-04T16:36:00Z">
                  <w:rPr>
                    <w:noProof/>
                    <w:webHidden/>
                  </w:rPr>
                </w:rPrChange>
              </w:rPr>
              <w:fldChar w:fldCharType="end"/>
            </w:r>
            <w:r w:rsidRPr="009256C6">
              <w:rPr>
                <w:rStyle w:val="Lienhypertexte"/>
                <w:noProof/>
                <w:sz w:val="32"/>
                <w:szCs w:val="32"/>
                <w:rPrChange w:id="76" w:author="LECOFFRE Emilien" w:date="2017-07-04T16:36:00Z">
                  <w:rPr>
                    <w:rStyle w:val="Lienhypertexte"/>
                    <w:noProof/>
                  </w:rPr>
                </w:rPrChange>
              </w:rPr>
              <w:fldChar w:fldCharType="end"/>
            </w:r>
          </w:ins>
        </w:p>
        <w:p w14:paraId="3324BF3E" w14:textId="77777777" w:rsidR="009256C6" w:rsidRPr="009256C6" w:rsidRDefault="009256C6">
          <w:pPr>
            <w:pStyle w:val="TM3"/>
            <w:tabs>
              <w:tab w:val="left" w:pos="880"/>
              <w:tab w:val="right" w:leader="dot" w:pos="9282"/>
            </w:tabs>
            <w:rPr>
              <w:ins w:id="77" w:author="LECOFFRE Emilien" w:date="2017-07-04T16:36:00Z"/>
              <w:rFonts w:eastAsiaTheme="minorEastAsia"/>
              <w:noProof/>
              <w:sz w:val="32"/>
              <w:szCs w:val="32"/>
              <w:rPrChange w:id="78" w:author="LECOFFRE Emilien" w:date="2017-07-04T16:36:00Z">
                <w:rPr>
                  <w:ins w:id="79" w:author="LECOFFRE Emilien" w:date="2017-07-04T16:36:00Z"/>
                  <w:rFonts w:eastAsiaTheme="minorEastAsia"/>
                  <w:noProof/>
                </w:rPr>
              </w:rPrChange>
            </w:rPr>
          </w:pPr>
          <w:ins w:id="80" w:author="LECOFFRE Emilien" w:date="2017-07-04T16:36:00Z">
            <w:r w:rsidRPr="009256C6">
              <w:rPr>
                <w:rStyle w:val="Lienhypertexte"/>
                <w:noProof/>
                <w:sz w:val="32"/>
                <w:szCs w:val="32"/>
                <w:rPrChange w:id="81" w:author="LECOFFRE Emilien" w:date="2017-07-04T16:36:00Z">
                  <w:rPr>
                    <w:rStyle w:val="Lienhypertexte"/>
                    <w:noProof/>
                  </w:rPr>
                </w:rPrChange>
              </w:rPr>
              <w:fldChar w:fldCharType="begin"/>
            </w:r>
            <w:r w:rsidRPr="009256C6">
              <w:rPr>
                <w:rStyle w:val="Lienhypertexte"/>
                <w:noProof/>
                <w:sz w:val="32"/>
                <w:szCs w:val="32"/>
                <w:rPrChange w:id="82" w:author="LECOFFRE Emilien" w:date="2017-07-04T16:36:00Z">
                  <w:rPr>
                    <w:rStyle w:val="Lienhypertexte"/>
                    <w:noProof/>
                  </w:rPr>
                </w:rPrChange>
              </w:rPr>
              <w:instrText xml:space="preserve"> </w:instrText>
            </w:r>
            <w:r w:rsidRPr="009256C6">
              <w:rPr>
                <w:noProof/>
                <w:sz w:val="32"/>
                <w:szCs w:val="32"/>
                <w:rPrChange w:id="83" w:author="LECOFFRE Emilien" w:date="2017-07-04T16:36:00Z">
                  <w:rPr>
                    <w:noProof/>
                  </w:rPr>
                </w:rPrChange>
              </w:rPr>
              <w:instrText>HYPERLINK \l "_Toc486949515"</w:instrText>
            </w:r>
            <w:r w:rsidRPr="009256C6">
              <w:rPr>
                <w:rStyle w:val="Lienhypertexte"/>
                <w:noProof/>
                <w:sz w:val="32"/>
                <w:szCs w:val="32"/>
                <w:rPrChange w:id="84" w:author="LECOFFRE Emilien" w:date="2017-07-04T16:36:00Z">
                  <w:rPr>
                    <w:rStyle w:val="Lienhypertexte"/>
                    <w:noProof/>
                  </w:rPr>
                </w:rPrChange>
              </w:rPr>
              <w:instrText xml:space="preserve"> </w:instrText>
            </w:r>
            <w:r w:rsidRPr="009256C6">
              <w:rPr>
                <w:rStyle w:val="Lienhypertexte"/>
                <w:noProof/>
                <w:sz w:val="32"/>
                <w:szCs w:val="32"/>
                <w:rPrChange w:id="85" w:author="LECOFFRE Emilien" w:date="2017-07-04T16:36:00Z">
                  <w:rPr>
                    <w:rStyle w:val="Lienhypertexte"/>
                    <w:noProof/>
                  </w:rPr>
                </w:rPrChange>
              </w:rPr>
              <w:fldChar w:fldCharType="separate"/>
            </w:r>
            <w:r w:rsidRPr="009256C6">
              <w:rPr>
                <w:rStyle w:val="Lienhypertexte"/>
                <w:noProof/>
                <w:sz w:val="32"/>
                <w:szCs w:val="32"/>
                <w:lang w:val="fr-FR"/>
                <w:rPrChange w:id="86" w:author="LECOFFRE Emilien" w:date="2017-07-04T16:36:00Z">
                  <w:rPr>
                    <w:rStyle w:val="Lienhypertexte"/>
                    <w:noProof/>
                    <w:lang w:val="fr-FR"/>
                  </w:rPr>
                </w:rPrChange>
              </w:rPr>
              <w:t>b)</w:t>
            </w:r>
            <w:r w:rsidRPr="009256C6">
              <w:rPr>
                <w:rFonts w:eastAsiaTheme="minorEastAsia"/>
                <w:noProof/>
                <w:sz w:val="32"/>
                <w:szCs w:val="32"/>
                <w:rPrChange w:id="87" w:author="LECOFFRE Emilien" w:date="2017-07-04T16:36:00Z">
                  <w:rPr>
                    <w:rFonts w:eastAsiaTheme="minorEastAsia"/>
                    <w:noProof/>
                  </w:rPr>
                </w:rPrChange>
              </w:rPr>
              <w:tab/>
            </w:r>
            <w:r w:rsidRPr="009256C6">
              <w:rPr>
                <w:rStyle w:val="Lienhypertexte"/>
                <w:noProof/>
                <w:sz w:val="32"/>
                <w:szCs w:val="32"/>
                <w:lang w:val="fr-FR"/>
                <w:rPrChange w:id="88" w:author="LECOFFRE Emilien" w:date="2017-07-04T16:36:00Z">
                  <w:rPr>
                    <w:rStyle w:val="Lienhypertexte"/>
                    <w:noProof/>
                    <w:lang w:val="fr-FR"/>
                  </w:rPr>
                </w:rPrChange>
              </w:rPr>
              <w:t>Mode 2 (Version Beta : Dysfonctionne)</w:t>
            </w:r>
            <w:r w:rsidRPr="009256C6">
              <w:rPr>
                <w:noProof/>
                <w:webHidden/>
                <w:sz w:val="32"/>
                <w:szCs w:val="32"/>
                <w:rPrChange w:id="89" w:author="LECOFFRE Emilien" w:date="2017-07-04T16:36:00Z">
                  <w:rPr>
                    <w:noProof/>
                    <w:webHidden/>
                  </w:rPr>
                </w:rPrChange>
              </w:rPr>
              <w:tab/>
            </w:r>
            <w:r w:rsidRPr="009256C6">
              <w:rPr>
                <w:noProof/>
                <w:webHidden/>
                <w:sz w:val="32"/>
                <w:szCs w:val="32"/>
                <w:rPrChange w:id="90" w:author="LECOFFRE Emilien" w:date="2017-07-04T16:36:00Z">
                  <w:rPr>
                    <w:noProof/>
                    <w:webHidden/>
                  </w:rPr>
                </w:rPrChange>
              </w:rPr>
              <w:fldChar w:fldCharType="begin"/>
            </w:r>
            <w:r w:rsidRPr="009256C6">
              <w:rPr>
                <w:noProof/>
                <w:webHidden/>
                <w:sz w:val="32"/>
                <w:szCs w:val="32"/>
                <w:rPrChange w:id="91" w:author="LECOFFRE Emilien" w:date="2017-07-04T16:36:00Z">
                  <w:rPr>
                    <w:noProof/>
                    <w:webHidden/>
                  </w:rPr>
                </w:rPrChange>
              </w:rPr>
              <w:instrText xml:space="preserve"> PAGEREF _Toc486949515 \h </w:instrText>
            </w:r>
          </w:ins>
          <w:r w:rsidRPr="00CD56B4">
            <w:rPr>
              <w:noProof/>
              <w:webHidden/>
              <w:sz w:val="32"/>
              <w:szCs w:val="32"/>
            </w:rPr>
          </w:r>
          <w:r w:rsidRPr="009256C6">
            <w:rPr>
              <w:noProof/>
              <w:webHidden/>
              <w:sz w:val="32"/>
              <w:szCs w:val="32"/>
              <w:rPrChange w:id="92" w:author="LECOFFRE Emilien" w:date="2017-07-04T16:36:00Z">
                <w:rPr>
                  <w:noProof/>
                  <w:webHidden/>
                </w:rPr>
              </w:rPrChange>
            </w:rPr>
            <w:fldChar w:fldCharType="separate"/>
          </w:r>
          <w:r w:rsidR="00A615C8">
            <w:rPr>
              <w:noProof/>
              <w:webHidden/>
              <w:sz w:val="32"/>
              <w:szCs w:val="32"/>
            </w:rPr>
            <w:t>4</w:t>
          </w:r>
          <w:ins w:id="93" w:author="LECOFFRE Emilien" w:date="2017-07-04T16:36:00Z">
            <w:r w:rsidRPr="009256C6">
              <w:rPr>
                <w:noProof/>
                <w:webHidden/>
                <w:sz w:val="32"/>
                <w:szCs w:val="32"/>
                <w:rPrChange w:id="94" w:author="LECOFFRE Emilien" w:date="2017-07-04T16:36:00Z">
                  <w:rPr>
                    <w:noProof/>
                    <w:webHidden/>
                  </w:rPr>
                </w:rPrChange>
              </w:rPr>
              <w:fldChar w:fldCharType="end"/>
            </w:r>
            <w:r w:rsidRPr="009256C6">
              <w:rPr>
                <w:rStyle w:val="Lienhypertexte"/>
                <w:noProof/>
                <w:sz w:val="32"/>
                <w:szCs w:val="32"/>
                <w:rPrChange w:id="95" w:author="LECOFFRE Emilien" w:date="2017-07-04T16:36:00Z">
                  <w:rPr>
                    <w:rStyle w:val="Lienhypertexte"/>
                    <w:noProof/>
                  </w:rPr>
                </w:rPrChange>
              </w:rPr>
              <w:fldChar w:fldCharType="end"/>
            </w:r>
          </w:ins>
        </w:p>
        <w:p w14:paraId="23C9718F" w14:textId="77777777" w:rsidR="009256C6" w:rsidRPr="009256C6" w:rsidRDefault="009256C6">
          <w:pPr>
            <w:pStyle w:val="TM3"/>
            <w:tabs>
              <w:tab w:val="left" w:pos="880"/>
              <w:tab w:val="right" w:leader="dot" w:pos="9282"/>
            </w:tabs>
            <w:rPr>
              <w:ins w:id="96" w:author="LECOFFRE Emilien" w:date="2017-07-04T16:36:00Z"/>
              <w:rFonts w:eastAsiaTheme="minorEastAsia"/>
              <w:noProof/>
              <w:sz w:val="32"/>
              <w:szCs w:val="32"/>
              <w:rPrChange w:id="97" w:author="LECOFFRE Emilien" w:date="2017-07-04T16:36:00Z">
                <w:rPr>
                  <w:ins w:id="98" w:author="LECOFFRE Emilien" w:date="2017-07-04T16:36:00Z"/>
                  <w:rFonts w:eastAsiaTheme="minorEastAsia"/>
                  <w:noProof/>
                </w:rPr>
              </w:rPrChange>
            </w:rPr>
          </w:pPr>
          <w:ins w:id="99" w:author="LECOFFRE Emilien" w:date="2017-07-04T16:36:00Z">
            <w:r w:rsidRPr="009256C6">
              <w:rPr>
                <w:rStyle w:val="Lienhypertexte"/>
                <w:noProof/>
                <w:sz w:val="32"/>
                <w:szCs w:val="32"/>
                <w:rPrChange w:id="100" w:author="LECOFFRE Emilien" w:date="2017-07-04T16:36:00Z">
                  <w:rPr>
                    <w:rStyle w:val="Lienhypertexte"/>
                    <w:noProof/>
                  </w:rPr>
                </w:rPrChange>
              </w:rPr>
              <w:fldChar w:fldCharType="begin"/>
            </w:r>
            <w:r w:rsidRPr="009256C6">
              <w:rPr>
                <w:rStyle w:val="Lienhypertexte"/>
                <w:noProof/>
                <w:sz w:val="32"/>
                <w:szCs w:val="32"/>
                <w:rPrChange w:id="101" w:author="LECOFFRE Emilien" w:date="2017-07-04T16:36:00Z">
                  <w:rPr>
                    <w:rStyle w:val="Lienhypertexte"/>
                    <w:noProof/>
                  </w:rPr>
                </w:rPrChange>
              </w:rPr>
              <w:instrText xml:space="preserve"> </w:instrText>
            </w:r>
            <w:r w:rsidRPr="009256C6">
              <w:rPr>
                <w:noProof/>
                <w:sz w:val="32"/>
                <w:szCs w:val="32"/>
                <w:rPrChange w:id="102" w:author="LECOFFRE Emilien" w:date="2017-07-04T16:36:00Z">
                  <w:rPr>
                    <w:noProof/>
                  </w:rPr>
                </w:rPrChange>
              </w:rPr>
              <w:instrText>HYPERLINK \l "_Toc486949516"</w:instrText>
            </w:r>
            <w:r w:rsidRPr="009256C6">
              <w:rPr>
                <w:rStyle w:val="Lienhypertexte"/>
                <w:noProof/>
                <w:sz w:val="32"/>
                <w:szCs w:val="32"/>
                <w:rPrChange w:id="103" w:author="LECOFFRE Emilien" w:date="2017-07-04T16:36:00Z">
                  <w:rPr>
                    <w:rStyle w:val="Lienhypertexte"/>
                    <w:noProof/>
                  </w:rPr>
                </w:rPrChange>
              </w:rPr>
              <w:instrText xml:space="preserve"> </w:instrText>
            </w:r>
            <w:r w:rsidRPr="009256C6">
              <w:rPr>
                <w:rStyle w:val="Lienhypertexte"/>
                <w:noProof/>
                <w:sz w:val="32"/>
                <w:szCs w:val="32"/>
                <w:rPrChange w:id="104" w:author="LECOFFRE Emilien" w:date="2017-07-04T16:36:00Z">
                  <w:rPr>
                    <w:rStyle w:val="Lienhypertexte"/>
                    <w:noProof/>
                  </w:rPr>
                </w:rPrChange>
              </w:rPr>
              <w:fldChar w:fldCharType="separate"/>
            </w:r>
            <w:r w:rsidRPr="009256C6">
              <w:rPr>
                <w:rStyle w:val="Lienhypertexte"/>
                <w:noProof/>
                <w:sz w:val="32"/>
                <w:szCs w:val="32"/>
                <w:lang w:val="fr-FR"/>
                <w:rPrChange w:id="105" w:author="LECOFFRE Emilien" w:date="2017-07-04T16:36:00Z">
                  <w:rPr>
                    <w:rStyle w:val="Lienhypertexte"/>
                    <w:noProof/>
                    <w:lang w:val="fr-FR"/>
                  </w:rPr>
                </w:rPrChange>
              </w:rPr>
              <w:t>c)</w:t>
            </w:r>
            <w:r w:rsidRPr="009256C6">
              <w:rPr>
                <w:rFonts w:eastAsiaTheme="minorEastAsia"/>
                <w:noProof/>
                <w:sz w:val="32"/>
                <w:szCs w:val="32"/>
                <w:rPrChange w:id="106" w:author="LECOFFRE Emilien" w:date="2017-07-04T16:36:00Z">
                  <w:rPr>
                    <w:rFonts w:eastAsiaTheme="minorEastAsia"/>
                    <w:noProof/>
                  </w:rPr>
                </w:rPrChange>
              </w:rPr>
              <w:tab/>
            </w:r>
            <w:r w:rsidRPr="009256C6">
              <w:rPr>
                <w:rStyle w:val="Lienhypertexte"/>
                <w:noProof/>
                <w:sz w:val="32"/>
                <w:szCs w:val="32"/>
                <w:lang w:val="fr-FR"/>
                <w:rPrChange w:id="107" w:author="LECOFFRE Emilien" w:date="2017-07-04T16:36:00Z">
                  <w:rPr>
                    <w:rStyle w:val="Lienhypertexte"/>
                    <w:noProof/>
                    <w:lang w:val="fr-FR"/>
                  </w:rPr>
                </w:rPrChange>
              </w:rPr>
              <w:t>Mode 3</w:t>
            </w:r>
            <w:r w:rsidRPr="009256C6">
              <w:rPr>
                <w:noProof/>
                <w:webHidden/>
                <w:sz w:val="32"/>
                <w:szCs w:val="32"/>
                <w:rPrChange w:id="108" w:author="LECOFFRE Emilien" w:date="2017-07-04T16:36:00Z">
                  <w:rPr>
                    <w:noProof/>
                    <w:webHidden/>
                  </w:rPr>
                </w:rPrChange>
              </w:rPr>
              <w:tab/>
            </w:r>
            <w:r w:rsidRPr="009256C6">
              <w:rPr>
                <w:noProof/>
                <w:webHidden/>
                <w:sz w:val="32"/>
                <w:szCs w:val="32"/>
                <w:rPrChange w:id="109" w:author="LECOFFRE Emilien" w:date="2017-07-04T16:36:00Z">
                  <w:rPr>
                    <w:noProof/>
                    <w:webHidden/>
                  </w:rPr>
                </w:rPrChange>
              </w:rPr>
              <w:fldChar w:fldCharType="begin"/>
            </w:r>
            <w:r w:rsidRPr="009256C6">
              <w:rPr>
                <w:noProof/>
                <w:webHidden/>
                <w:sz w:val="32"/>
                <w:szCs w:val="32"/>
                <w:rPrChange w:id="110" w:author="LECOFFRE Emilien" w:date="2017-07-04T16:36:00Z">
                  <w:rPr>
                    <w:noProof/>
                    <w:webHidden/>
                  </w:rPr>
                </w:rPrChange>
              </w:rPr>
              <w:instrText xml:space="preserve"> PAGEREF _Toc486949516 \h </w:instrText>
            </w:r>
          </w:ins>
          <w:r w:rsidRPr="00CD56B4">
            <w:rPr>
              <w:noProof/>
              <w:webHidden/>
              <w:sz w:val="32"/>
              <w:szCs w:val="32"/>
            </w:rPr>
          </w:r>
          <w:r w:rsidRPr="009256C6">
            <w:rPr>
              <w:noProof/>
              <w:webHidden/>
              <w:sz w:val="32"/>
              <w:szCs w:val="32"/>
              <w:rPrChange w:id="111" w:author="LECOFFRE Emilien" w:date="2017-07-04T16:36:00Z">
                <w:rPr>
                  <w:noProof/>
                  <w:webHidden/>
                </w:rPr>
              </w:rPrChange>
            </w:rPr>
            <w:fldChar w:fldCharType="separate"/>
          </w:r>
          <w:r w:rsidR="00A615C8">
            <w:rPr>
              <w:noProof/>
              <w:webHidden/>
              <w:sz w:val="32"/>
              <w:szCs w:val="32"/>
            </w:rPr>
            <w:t>5</w:t>
          </w:r>
          <w:ins w:id="112" w:author="LECOFFRE Emilien" w:date="2017-07-04T16:36:00Z">
            <w:r w:rsidRPr="009256C6">
              <w:rPr>
                <w:noProof/>
                <w:webHidden/>
                <w:sz w:val="32"/>
                <w:szCs w:val="32"/>
                <w:rPrChange w:id="113" w:author="LECOFFRE Emilien" w:date="2017-07-04T16:36:00Z">
                  <w:rPr>
                    <w:noProof/>
                    <w:webHidden/>
                  </w:rPr>
                </w:rPrChange>
              </w:rPr>
              <w:fldChar w:fldCharType="end"/>
            </w:r>
            <w:r w:rsidRPr="009256C6">
              <w:rPr>
                <w:rStyle w:val="Lienhypertexte"/>
                <w:noProof/>
                <w:sz w:val="32"/>
                <w:szCs w:val="32"/>
                <w:rPrChange w:id="114" w:author="LECOFFRE Emilien" w:date="2017-07-04T16:36:00Z">
                  <w:rPr>
                    <w:rStyle w:val="Lienhypertexte"/>
                    <w:noProof/>
                  </w:rPr>
                </w:rPrChange>
              </w:rPr>
              <w:fldChar w:fldCharType="end"/>
            </w:r>
          </w:ins>
        </w:p>
        <w:p w14:paraId="02165218" w14:textId="77777777" w:rsidR="009256C6" w:rsidRPr="009256C6" w:rsidRDefault="009256C6">
          <w:pPr>
            <w:pStyle w:val="TM2"/>
            <w:tabs>
              <w:tab w:val="left" w:pos="660"/>
              <w:tab w:val="right" w:leader="dot" w:pos="9282"/>
            </w:tabs>
            <w:rPr>
              <w:ins w:id="115" w:author="LECOFFRE Emilien" w:date="2017-07-04T16:36:00Z"/>
              <w:rFonts w:eastAsiaTheme="minorEastAsia"/>
              <w:noProof/>
              <w:sz w:val="32"/>
              <w:szCs w:val="32"/>
              <w:rPrChange w:id="116" w:author="LECOFFRE Emilien" w:date="2017-07-04T16:36:00Z">
                <w:rPr>
                  <w:ins w:id="117" w:author="LECOFFRE Emilien" w:date="2017-07-04T16:36:00Z"/>
                  <w:rFonts w:eastAsiaTheme="minorEastAsia"/>
                  <w:noProof/>
                </w:rPr>
              </w:rPrChange>
            </w:rPr>
          </w:pPr>
          <w:ins w:id="118" w:author="LECOFFRE Emilien" w:date="2017-07-04T16:36:00Z">
            <w:r w:rsidRPr="009256C6">
              <w:rPr>
                <w:rStyle w:val="Lienhypertexte"/>
                <w:noProof/>
                <w:sz w:val="32"/>
                <w:szCs w:val="32"/>
                <w:rPrChange w:id="119" w:author="LECOFFRE Emilien" w:date="2017-07-04T16:36:00Z">
                  <w:rPr>
                    <w:rStyle w:val="Lienhypertexte"/>
                    <w:noProof/>
                  </w:rPr>
                </w:rPrChange>
              </w:rPr>
              <w:fldChar w:fldCharType="begin"/>
            </w:r>
            <w:r w:rsidRPr="009256C6">
              <w:rPr>
                <w:rStyle w:val="Lienhypertexte"/>
                <w:noProof/>
                <w:sz w:val="32"/>
                <w:szCs w:val="32"/>
                <w:rPrChange w:id="120" w:author="LECOFFRE Emilien" w:date="2017-07-04T16:36:00Z">
                  <w:rPr>
                    <w:rStyle w:val="Lienhypertexte"/>
                    <w:noProof/>
                  </w:rPr>
                </w:rPrChange>
              </w:rPr>
              <w:instrText xml:space="preserve"> </w:instrText>
            </w:r>
            <w:r w:rsidRPr="009256C6">
              <w:rPr>
                <w:noProof/>
                <w:sz w:val="32"/>
                <w:szCs w:val="32"/>
                <w:rPrChange w:id="121" w:author="LECOFFRE Emilien" w:date="2017-07-04T16:36:00Z">
                  <w:rPr>
                    <w:noProof/>
                  </w:rPr>
                </w:rPrChange>
              </w:rPr>
              <w:instrText>HYPERLINK \l "_Toc486949519"</w:instrText>
            </w:r>
            <w:r w:rsidRPr="009256C6">
              <w:rPr>
                <w:rStyle w:val="Lienhypertexte"/>
                <w:noProof/>
                <w:sz w:val="32"/>
                <w:szCs w:val="32"/>
                <w:rPrChange w:id="122" w:author="LECOFFRE Emilien" w:date="2017-07-04T16:36:00Z">
                  <w:rPr>
                    <w:rStyle w:val="Lienhypertexte"/>
                    <w:noProof/>
                  </w:rPr>
                </w:rPrChange>
              </w:rPr>
              <w:instrText xml:space="preserve"> </w:instrText>
            </w:r>
            <w:r w:rsidRPr="009256C6">
              <w:rPr>
                <w:rStyle w:val="Lienhypertexte"/>
                <w:noProof/>
                <w:sz w:val="32"/>
                <w:szCs w:val="32"/>
                <w:rPrChange w:id="123" w:author="LECOFFRE Emilien" w:date="2017-07-04T16:36:00Z">
                  <w:rPr>
                    <w:rStyle w:val="Lienhypertexte"/>
                    <w:noProof/>
                  </w:rPr>
                </w:rPrChange>
              </w:rPr>
              <w:fldChar w:fldCharType="separate"/>
            </w:r>
            <w:r w:rsidRPr="009256C6">
              <w:rPr>
                <w:rStyle w:val="Lienhypertexte"/>
                <w:noProof/>
                <w:sz w:val="32"/>
                <w:szCs w:val="32"/>
                <w:lang w:val="fr-FR"/>
                <w:rPrChange w:id="124" w:author="LECOFFRE Emilien" w:date="2017-07-04T16:36:00Z">
                  <w:rPr>
                    <w:rStyle w:val="Lienhypertexte"/>
                    <w:noProof/>
                    <w:lang w:val="fr-FR"/>
                  </w:rPr>
                </w:rPrChange>
              </w:rPr>
              <w:t>3)</w:t>
            </w:r>
            <w:r w:rsidRPr="009256C6">
              <w:rPr>
                <w:rFonts w:eastAsiaTheme="minorEastAsia"/>
                <w:noProof/>
                <w:sz w:val="32"/>
                <w:szCs w:val="32"/>
                <w:rPrChange w:id="125" w:author="LECOFFRE Emilien" w:date="2017-07-04T16:36:00Z">
                  <w:rPr>
                    <w:rFonts w:eastAsiaTheme="minorEastAsia"/>
                    <w:noProof/>
                  </w:rPr>
                </w:rPrChange>
              </w:rPr>
              <w:tab/>
            </w:r>
            <w:r w:rsidRPr="009256C6">
              <w:rPr>
                <w:rStyle w:val="Lienhypertexte"/>
                <w:noProof/>
                <w:sz w:val="32"/>
                <w:szCs w:val="32"/>
                <w:lang w:val="fr-FR"/>
                <w:rPrChange w:id="126" w:author="LECOFFRE Emilien" w:date="2017-07-04T16:36:00Z">
                  <w:rPr>
                    <w:rStyle w:val="Lienhypertexte"/>
                    <w:noProof/>
                    <w:lang w:val="fr-FR"/>
                  </w:rPr>
                </w:rPrChange>
              </w:rPr>
              <w:t>Choix de la meilleure architecture</w:t>
            </w:r>
            <w:r w:rsidRPr="009256C6">
              <w:rPr>
                <w:noProof/>
                <w:webHidden/>
                <w:sz w:val="32"/>
                <w:szCs w:val="32"/>
                <w:rPrChange w:id="127" w:author="LECOFFRE Emilien" w:date="2017-07-04T16:36:00Z">
                  <w:rPr>
                    <w:noProof/>
                    <w:webHidden/>
                  </w:rPr>
                </w:rPrChange>
              </w:rPr>
              <w:tab/>
            </w:r>
            <w:r w:rsidRPr="009256C6">
              <w:rPr>
                <w:noProof/>
                <w:webHidden/>
                <w:sz w:val="32"/>
                <w:szCs w:val="32"/>
                <w:rPrChange w:id="128" w:author="LECOFFRE Emilien" w:date="2017-07-04T16:36:00Z">
                  <w:rPr>
                    <w:noProof/>
                    <w:webHidden/>
                  </w:rPr>
                </w:rPrChange>
              </w:rPr>
              <w:fldChar w:fldCharType="begin"/>
            </w:r>
            <w:r w:rsidRPr="009256C6">
              <w:rPr>
                <w:noProof/>
                <w:webHidden/>
                <w:sz w:val="32"/>
                <w:szCs w:val="32"/>
                <w:rPrChange w:id="129" w:author="LECOFFRE Emilien" w:date="2017-07-04T16:36:00Z">
                  <w:rPr>
                    <w:noProof/>
                    <w:webHidden/>
                  </w:rPr>
                </w:rPrChange>
              </w:rPr>
              <w:instrText xml:space="preserve"> PAGEREF _Toc486949519 \h </w:instrText>
            </w:r>
          </w:ins>
          <w:r w:rsidRPr="00CD56B4">
            <w:rPr>
              <w:noProof/>
              <w:webHidden/>
              <w:sz w:val="32"/>
              <w:szCs w:val="32"/>
            </w:rPr>
          </w:r>
          <w:r w:rsidRPr="009256C6">
            <w:rPr>
              <w:noProof/>
              <w:webHidden/>
              <w:sz w:val="32"/>
              <w:szCs w:val="32"/>
              <w:rPrChange w:id="130" w:author="LECOFFRE Emilien" w:date="2017-07-04T16:36:00Z">
                <w:rPr>
                  <w:noProof/>
                  <w:webHidden/>
                </w:rPr>
              </w:rPrChange>
            </w:rPr>
            <w:fldChar w:fldCharType="separate"/>
          </w:r>
          <w:r w:rsidR="00A615C8">
            <w:rPr>
              <w:noProof/>
              <w:webHidden/>
              <w:sz w:val="32"/>
              <w:szCs w:val="32"/>
            </w:rPr>
            <w:t>5</w:t>
          </w:r>
          <w:ins w:id="131" w:author="LECOFFRE Emilien" w:date="2017-07-04T16:36:00Z">
            <w:r w:rsidRPr="009256C6">
              <w:rPr>
                <w:noProof/>
                <w:webHidden/>
                <w:sz w:val="32"/>
                <w:szCs w:val="32"/>
                <w:rPrChange w:id="132" w:author="LECOFFRE Emilien" w:date="2017-07-04T16:36:00Z">
                  <w:rPr>
                    <w:noProof/>
                    <w:webHidden/>
                  </w:rPr>
                </w:rPrChange>
              </w:rPr>
              <w:fldChar w:fldCharType="end"/>
            </w:r>
            <w:r w:rsidRPr="009256C6">
              <w:rPr>
                <w:rStyle w:val="Lienhypertexte"/>
                <w:noProof/>
                <w:sz w:val="32"/>
                <w:szCs w:val="32"/>
                <w:rPrChange w:id="133" w:author="LECOFFRE Emilien" w:date="2017-07-04T16:36:00Z">
                  <w:rPr>
                    <w:rStyle w:val="Lienhypertexte"/>
                    <w:noProof/>
                  </w:rPr>
                </w:rPrChange>
              </w:rPr>
              <w:fldChar w:fldCharType="end"/>
            </w:r>
          </w:ins>
        </w:p>
        <w:p w14:paraId="2D581FB6" w14:textId="77777777" w:rsidR="009256C6" w:rsidRPr="009256C6" w:rsidRDefault="009256C6">
          <w:pPr>
            <w:pStyle w:val="TM1"/>
            <w:tabs>
              <w:tab w:val="right" w:leader="dot" w:pos="9282"/>
            </w:tabs>
            <w:rPr>
              <w:ins w:id="134" w:author="LECOFFRE Emilien" w:date="2017-07-04T16:36:00Z"/>
              <w:rFonts w:eastAsiaTheme="minorEastAsia"/>
              <w:noProof/>
              <w:sz w:val="32"/>
              <w:szCs w:val="32"/>
              <w:rPrChange w:id="135" w:author="LECOFFRE Emilien" w:date="2017-07-04T16:36:00Z">
                <w:rPr>
                  <w:ins w:id="136" w:author="LECOFFRE Emilien" w:date="2017-07-04T16:36:00Z"/>
                  <w:rFonts w:eastAsiaTheme="minorEastAsia"/>
                  <w:noProof/>
                </w:rPr>
              </w:rPrChange>
            </w:rPr>
          </w:pPr>
          <w:ins w:id="137" w:author="LECOFFRE Emilien" w:date="2017-07-04T16:36:00Z">
            <w:r w:rsidRPr="009256C6">
              <w:rPr>
                <w:rStyle w:val="Lienhypertexte"/>
                <w:noProof/>
                <w:sz w:val="32"/>
                <w:szCs w:val="32"/>
                <w:rPrChange w:id="138" w:author="LECOFFRE Emilien" w:date="2017-07-04T16:36:00Z">
                  <w:rPr>
                    <w:rStyle w:val="Lienhypertexte"/>
                    <w:noProof/>
                  </w:rPr>
                </w:rPrChange>
              </w:rPr>
              <w:fldChar w:fldCharType="begin"/>
            </w:r>
            <w:r w:rsidRPr="009256C6">
              <w:rPr>
                <w:rStyle w:val="Lienhypertexte"/>
                <w:noProof/>
                <w:sz w:val="32"/>
                <w:szCs w:val="32"/>
                <w:rPrChange w:id="139" w:author="LECOFFRE Emilien" w:date="2017-07-04T16:36:00Z">
                  <w:rPr>
                    <w:rStyle w:val="Lienhypertexte"/>
                    <w:noProof/>
                  </w:rPr>
                </w:rPrChange>
              </w:rPr>
              <w:instrText xml:space="preserve"> </w:instrText>
            </w:r>
            <w:r w:rsidRPr="009256C6">
              <w:rPr>
                <w:noProof/>
                <w:sz w:val="32"/>
                <w:szCs w:val="32"/>
                <w:rPrChange w:id="140" w:author="LECOFFRE Emilien" w:date="2017-07-04T16:36:00Z">
                  <w:rPr>
                    <w:noProof/>
                  </w:rPr>
                </w:rPrChange>
              </w:rPr>
              <w:instrText>HYPERLINK \l "_Toc486949520"</w:instrText>
            </w:r>
            <w:r w:rsidRPr="009256C6">
              <w:rPr>
                <w:rStyle w:val="Lienhypertexte"/>
                <w:noProof/>
                <w:sz w:val="32"/>
                <w:szCs w:val="32"/>
                <w:rPrChange w:id="141" w:author="LECOFFRE Emilien" w:date="2017-07-04T16:36:00Z">
                  <w:rPr>
                    <w:rStyle w:val="Lienhypertexte"/>
                    <w:noProof/>
                  </w:rPr>
                </w:rPrChange>
              </w:rPr>
              <w:instrText xml:space="preserve"> </w:instrText>
            </w:r>
            <w:r w:rsidRPr="009256C6">
              <w:rPr>
                <w:rStyle w:val="Lienhypertexte"/>
                <w:noProof/>
                <w:sz w:val="32"/>
                <w:szCs w:val="32"/>
                <w:rPrChange w:id="142" w:author="LECOFFRE Emilien" w:date="2017-07-04T16:36:00Z">
                  <w:rPr>
                    <w:rStyle w:val="Lienhypertexte"/>
                    <w:noProof/>
                  </w:rPr>
                </w:rPrChange>
              </w:rPr>
              <w:fldChar w:fldCharType="separate"/>
            </w:r>
            <w:r w:rsidRPr="009256C6">
              <w:rPr>
                <w:rStyle w:val="Lienhypertexte"/>
                <w:noProof/>
                <w:sz w:val="32"/>
                <w:szCs w:val="32"/>
                <w:lang w:val="fr-FR"/>
                <w:rPrChange w:id="143" w:author="LECOFFRE Emilien" w:date="2017-07-04T16:36:00Z">
                  <w:rPr>
                    <w:rStyle w:val="Lienhypertexte"/>
                    <w:noProof/>
                    <w:lang w:val="fr-FR"/>
                  </w:rPr>
                </w:rPrChange>
              </w:rPr>
              <w:t>Tutoriel d’utilisation</w:t>
            </w:r>
            <w:r w:rsidRPr="009256C6">
              <w:rPr>
                <w:noProof/>
                <w:webHidden/>
                <w:sz w:val="32"/>
                <w:szCs w:val="32"/>
                <w:rPrChange w:id="144" w:author="LECOFFRE Emilien" w:date="2017-07-04T16:36:00Z">
                  <w:rPr>
                    <w:noProof/>
                    <w:webHidden/>
                  </w:rPr>
                </w:rPrChange>
              </w:rPr>
              <w:tab/>
            </w:r>
            <w:r w:rsidRPr="009256C6">
              <w:rPr>
                <w:noProof/>
                <w:webHidden/>
                <w:sz w:val="32"/>
                <w:szCs w:val="32"/>
                <w:rPrChange w:id="145" w:author="LECOFFRE Emilien" w:date="2017-07-04T16:36:00Z">
                  <w:rPr>
                    <w:noProof/>
                    <w:webHidden/>
                  </w:rPr>
                </w:rPrChange>
              </w:rPr>
              <w:fldChar w:fldCharType="begin"/>
            </w:r>
            <w:r w:rsidRPr="009256C6">
              <w:rPr>
                <w:noProof/>
                <w:webHidden/>
                <w:sz w:val="32"/>
                <w:szCs w:val="32"/>
                <w:rPrChange w:id="146" w:author="LECOFFRE Emilien" w:date="2017-07-04T16:36:00Z">
                  <w:rPr>
                    <w:noProof/>
                    <w:webHidden/>
                  </w:rPr>
                </w:rPrChange>
              </w:rPr>
              <w:instrText xml:space="preserve"> PAGEREF _Toc486949520 \h </w:instrText>
            </w:r>
          </w:ins>
          <w:r w:rsidRPr="00CD56B4">
            <w:rPr>
              <w:noProof/>
              <w:webHidden/>
              <w:sz w:val="32"/>
              <w:szCs w:val="32"/>
            </w:rPr>
          </w:r>
          <w:r w:rsidRPr="009256C6">
            <w:rPr>
              <w:noProof/>
              <w:webHidden/>
              <w:sz w:val="32"/>
              <w:szCs w:val="32"/>
              <w:rPrChange w:id="147" w:author="LECOFFRE Emilien" w:date="2017-07-04T16:36:00Z">
                <w:rPr>
                  <w:noProof/>
                  <w:webHidden/>
                </w:rPr>
              </w:rPrChange>
            </w:rPr>
            <w:fldChar w:fldCharType="separate"/>
          </w:r>
          <w:r w:rsidR="00A615C8">
            <w:rPr>
              <w:noProof/>
              <w:webHidden/>
              <w:sz w:val="32"/>
              <w:szCs w:val="32"/>
            </w:rPr>
            <w:t>6</w:t>
          </w:r>
          <w:ins w:id="148" w:author="LECOFFRE Emilien" w:date="2017-07-04T16:36:00Z">
            <w:r w:rsidRPr="009256C6">
              <w:rPr>
                <w:noProof/>
                <w:webHidden/>
                <w:sz w:val="32"/>
                <w:szCs w:val="32"/>
                <w:rPrChange w:id="149" w:author="LECOFFRE Emilien" w:date="2017-07-04T16:36:00Z">
                  <w:rPr>
                    <w:noProof/>
                    <w:webHidden/>
                  </w:rPr>
                </w:rPrChange>
              </w:rPr>
              <w:fldChar w:fldCharType="end"/>
            </w:r>
            <w:r w:rsidRPr="009256C6">
              <w:rPr>
                <w:rStyle w:val="Lienhypertexte"/>
                <w:noProof/>
                <w:sz w:val="32"/>
                <w:szCs w:val="32"/>
                <w:rPrChange w:id="150" w:author="LECOFFRE Emilien" w:date="2017-07-04T16:36:00Z">
                  <w:rPr>
                    <w:rStyle w:val="Lienhypertexte"/>
                    <w:noProof/>
                  </w:rPr>
                </w:rPrChange>
              </w:rPr>
              <w:fldChar w:fldCharType="end"/>
            </w:r>
          </w:ins>
        </w:p>
        <w:p w14:paraId="28C55D6A" w14:textId="77777777" w:rsidR="009256C6" w:rsidRPr="009256C6" w:rsidRDefault="009256C6">
          <w:pPr>
            <w:pStyle w:val="TM2"/>
            <w:tabs>
              <w:tab w:val="left" w:pos="660"/>
              <w:tab w:val="right" w:leader="dot" w:pos="9282"/>
            </w:tabs>
            <w:rPr>
              <w:ins w:id="151" w:author="LECOFFRE Emilien" w:date="2017-07-04T16:36:00Z"/>
              <w:rFonts w:eastAsiaTheme="minorEastAsia"/>
              <w:noProof/>
              <w:sz w:val="32"/>
              <w:szCs w:val="32"/>
              <w:rPrChange w:id="152" w:author="LECOFFRE Emilien" w:date="2017-07-04T16:36:00Z">
                <w:rPr>
                  <w:ins w:id="153" w:author="LECOFFRE Emilien" w:date="2017-07-04T16:36:00Z"/>
                  <w:rFonts w:eastAsiaTheme="minorEastAsia"/>
                  <w:noProof/>
                </w:rPr>
              </w:rPrChange>
            </w:rPr>
          </w:pPr>
          <w:ins w:id="154" w:author="LECOFFRE Emilien" w:date="2017-07-04T16:36:00Z">
            <w:r w:rsidRPr="009256C6">
              <w:rPr>
                <w:rStyle w:val="Lienhypertexte"/>
                <w:noProof/>
                <w:sz w:val="32"/>
                <w:szCs w:val="32"/>
                <w:rPrChange w:id="155" w:author="LECOFFRE Emilien" w:date="2017-07-04T16:36:00Z">
                  <w:rPr>
                    <w:rStyle w:val="Lienhypertexte"/>
                    <w:noProof/>
                  </w:rPr>
                </w:rPrChange>
              </w:rPr>
              <w:fldChar w:fldCharType="begin"/>
            </w:r>
            <w:r w:rsidRPr="009256C6">
              <w:rPr>
                <w:rStyle w:val="Lienhypertexte"/>
                <w:noProof/>
                <w:sz w:val="32"/>
                <w:szCs w:val="32"/>
                <w:rPrChange w:id="156" w:author="LECOFFRE Emilien" w:date="2017-07-04T16:36:00Z">
                  <w:rPr>
                    <w:rStyle w:val="Lienhypertexte"/>
                    <w:noProof/>
                  </w:rPr>
                </w:rPrChange>
              </w:rPr>
              <w:instrText xml:space="preserve"> </w:instrText>
            </w:r>
            <w:r w:rsidRPr="009256C6">
              <w:rPr>
                <w:noProof/>
                <w:sz w:val="32"/>
                <w:szCs w:val="32"/>
                <w:rPrChange w:id="157" w:author="LECOFFRE Emilien" w:date="2017-07-04T16:36:00Z">
                  <w:rPr>
                    <w:noProof/>
                  </w:rPr>
                </w:rPrChange>
              </w:rPr>
              <w:instrText>HYPERLINK \l "_Toc486949521"</w:instrText>
            </w:r>
            <w:r w:rsidRPr="009256C6">
              <w:rPr>
                <w:rStyle w:val="Lienhypertexte"/>
                <w:noProof/>
                <w:sz w:val="32"/>
                <w:szCs w:val="32"/>
                <w:rPrChange w:id="158" w:author="LECOFFRE Emilien" w:date="2017-07-04T16:36:00Z">
                  <w:rPr>
                    <w:rStyle w:val="Lienhypertexte"/>
                    <w:noProof/>
                  </w:rPr>
                </w:rPrChange>
              </w:rPr>
              <w:instrText xml:space="preserve"> </w:instrText>
            </w:r>
            <w:r w:rsidRPr="009256C6">
              <w:rPr>
                <w:rStyle w:val="Lienhypertexte"/>
                <w:noProof/>
                <w:sz w:val="32"/>
                <w:szCs w:val="32"/>
                <w:rPrChange w:id="159" w:author="LECOFFRE Emilien" w:date="2017-07-04T16:36:00Z">
                  <w:rPr>
                    <w:rStyle w:val="Lienhypertexte"/>
                    <w:noProof/>
                  </w:rPr>
                </w:rPrChange>
              </w:rPr>
              <w:fldChar w:fldCharType="separate"/>
            </w:r>
            <w:r w:rsidRPr="009256C6">
              <w:rPr>
                <w:rStyle w:val="Lienhypertexte"/>
                <w:noProof/>
                <w:sz w:val="32"/>
                <w:szCs w:val="32"/>
                <w:lang w:val="fr-FR"/>
                <w:rPrChange w:id="160" w:author="LECOFFRE Emilien" w:date="2017-07-04T16:36:00Z">
                  <w:rPr>
                    <w:rStyle w:val="Lienhypertexte"/>
                    <w:noProof/>
                    <w:lang w:val="fr-FR"/>
                  </w:rPr>
                </w:rPrChange>
              </w:rPr>
              <w:t>0)</w:t>
            </w:r>
            <w:r w:rsidRPr="009256C6">
              <w:rPr>
                <w:rFonts w:eastAsiaTheme="minorEastAsia"/>
                <w:noProof/>
                <w:sz w:val="32"/>
                <w:szCs w:val="32"/>
                <w:rPrChange w:id="161" w:author="LECOFFRE Emilien" w:date="2017-07-04T16:36:00Z">
                  <w:rPr>
                    <w:rFonts w:eastAsiaTheme="minorEastAsia"/>
                    <w:noProof/>
                  </w:rPr>
                </w:rPrChange>
              </w:rPr>
              <w:tab/>
            </w:r>
            <w:r w:rsidRPr="009256C6">
              <w:rPr>
                <w:rStyle w:val="Lienhypertexte"/>
                <w:noProof/>
                <w:sz w:val="32"/>
                <w:szCs w:val="32"/>
                <w:lang w:val="fr-FR"/>
                <w:rPrChange w:id="162" w:author="LECOFFRE Emilien" w:date="2017-07-04T16:36:00Z">
                  <w:rPr>
                    <w:rStyle w:val="Lienhypertexte"/>
                    <w:noProof/>
                    <w:lang w:val="fr-FR"/>
                  </w:rPr>
                </w:rPrChange>
              </w:rPr>
              <w:t>Arborescence des étapes en fonction des uses-cases</w:t>
            </w:r>
            <w:r w:rsidRPr="009256C6">
              <w:rPr>
                <w:noProof/>
                <w:webHidden/>
                <w:sz w:val="32"/>
                <w:szCs w:val="32"/>
                <w:rPrChange w:id="163" w:author="LECOFFRE Emilien" w:date="2017-07-04T16:36:00Z">
                  <w:rPr>
                    <w:noProof/>
                    <w:webHidden/>
                  </w:rPr>
                </w:rPrChange>
              </w:rPr>
              <w:tab/>
            </w:r>
            <w:r w:rsidRPr="009256C6">
              <w:rPr>
                <w:noProof/>
                <w:webHidden/>
                <w:sz w:val="32"/>
                <w:szCs w:val="32"/>
                <w:rPrChange w:id="164" w:author="LECOFFRE Emilien" w:date="2017-07-04T16:36:00Z">
                  <w:rPr>
                    <w:noProof/>
                    <w:webHidden/>
                  </w:rPr>
                </w:rPrChange>
              </w:rPr>
              <w:fldChar w:fldCharType="begin"/>
            </w:r>
            <w:r w:rsidRPr="009256C6">
              <w:rPr>
                <w:noProof/>
                <w:webHidden/>
                <w:sz w:val="32"/>
                <w:szCs w:val="32"/>
                <w:rPrChange w:id="165" w:author="LECOFFRE Emilien" w:date="2017-07-04T16:36:00Z">
                  <w:rPr>
                    <w:noProof/>
                    <w:webHidden/>
                  </w:rPr>
                </w:rPrChange>
              </w:rPr>
              <w:instrText xml:space="preserve"> PAGEREF _Toc486949521 \h </w:instrText>
            </w:r>
          </w:ins>
          <w:r w:rsidRPr="00CD56B4">
            <w:rPr>
              <w:noProof/>
              <w:webHidden/>
              <w:sz w:val="32"/>
              <w:szCs w:val="32"/>
            </w:rPr>
          </w:r>
          <w:r w:rsidRPr="009256C6">
            <w:rPr>
              <w:noProof/>
              <w:webHidden/>
              <w:sz w:val="32"/>
              <w:szCs w:val="32"/>
              <w:rPrChange w:id="166" w:author="LECOFFRE Emilien" w:date="2017-07-04T16:36:00Z">
                <w:rPr>
                  <w:noProof/>
                  <w:webHidden/>
                </w:rPr>
              </w:rPrChange>
            </w:rPr>
            <w:fldChar w:fldCharType="separate"/>
          </w:r>
          <w:r w:rsidR="00A615C8">
            <w:rPr>
              <w:noProof/>
              <w:webHidden/>
              <w:sz w:val="32"/>
              <w:szCs w:val="32"/>
            </w:rPr>
            <w:t>7</w:t>
          </w:r>
          <w:ins w:id="167" w:author="LECOFFRE Emilien" w:date="2017-07-04T16:36:00Z">
            <w:r w:rsidRPr="009256C6">
              <w:rPr>
                <w:noProof/>
                <w:webHidden/>
                <w:sz w:val="32"/>
                <w:szCs w:val="32"/>
                <w:rPrChange w:id="168" w:author="LECOFFRE Emilien" w:date="2017-07-04T16:36:00Z">
                  <w:rPr>
                    <w:noProof/>
                    <w:webHidden/>
                  </w:rPr>
                </w:rPrChange>
              </w:rPr>
              <w:fldChar w:fldCharType="end"/>
            </w:r>
            <w:r w:rsidRPr="009256C6">
              <w:rPr>
                <w:rStyle w:val="Lienhypertexte"/>
                <w:noProof/>
                <w:sz w:val="32"/>
                <w:szCs w:val="32"/>
                <w:rPrChange w:id="169" w:author="LECOFFRE Emilien" w:date="2017-07-04T16:36:00Z">
                  <w:rPr>
                    <w:rStyle w:val="Lienhypertexte"/>
                    <w:noProof/>
                  </w:rPr>
                </w:rPrChange>
              </w:rPr>
              <w:fldChar w:fldCharType="end"/>
            </w:r>
          </w:ins>
        </w:p>
        <w:p w14:paraId="369D8340" w14:textId="77777777" w:rsidR="009256C6" w:rsidRPr="009256C6" w:rsidRDefault="009256C6">
          <w:pPr>
            <w:pStyle w:val="TM2"/>
            <w:tabs>
              <w:tab w:val="left" w:pos="660"/>
              <w:tab w:val="right" w:leader="dot" w:pos="9282"/>
            </w:tabs>
            <w:rPr>
              <w:ins w:id="170" w:author="LECOFFRE Emilien" w:date="2017-07-04T16:36:00Z"/>
              <w:rFonts w:eastAsiaTheme="minorEastAsia"/>
              <w:noProof/>
              <w:sz w:val="32"/>
              <w:szCs w:val="32"/>
              <w:rPrChange w:id="171" w:author="LECOFFRE Emilien" w:date="2017-07-04T16:36:00Z">
                <w:rPr>
                  <w:ins w:id="172" w:author="LECOFFRE Emilien" w:date="2017-07-04T16:36:00Z"/>
                  <w:rFonts w:eastAsiaTheme="minorEastAsia"/>
                  <w:noProof/>
                </w:rPr>
              </w:rPrChange>
            </w:rPr>
          </w:pPr>
          <w:ins w:id="173" w:author="LECOFFRE Emilien" w:date="2017-07-04T16:36:00Z">
            <w:r w:rsidRPr="009256C6">
              <w:rPr>
                <w:rStyle w:val="Lienhypertexte"/>
                <w:noProof/>
                <w:sz w:val="32"/>
                <w:szCs w:val="32"/>
                <w:rPrChange w:id="174" w:author="LECOFFRE Emilien" w:date="2017-07-04T16:36:00Z">
                  <w:rPr>
                    <w:rStyle w:val="Lienhypertexte"/>
                    <w:noProof/>
                  </w:rPr>
                </w:rPrChange>
              </w:rPr>
              <w:fldChar w:fldCharType="begin"/>
            </w:r>
            <w:r w:rsidRPr="009256C6">
              <w:rPr>
                <w:rStyle w:val="Lienhypertexte"/>
                <w:noProof/>
                <w:sz w:val="32"/>
                <w:szCs w:val="32"/>
                <w:rPrChange w:id="175" w:author="LECOFFRE Emilien" w:date="2017-07-04T16:36:00Z">
                  <w:rPr>
                    <w:rStyle w:val="Lienhypertexte"/>
                    <w:noProof/>
                  </w:rPr>
                </w:rPrChange>
              </w:rPr>
              <w:instrText xml:space="preserve"> </w:instrText>
            </w:r>
            <w:r w:rsidRPr="009256C6">
              <w:rPr>
                <w:noProof/>
                <w:sz w:val="32"/>
                <w:szCs w:val="32"/>
                <w:rPrChange w:id="176" w:author="LECOFFRE Emilien" w:date="2017-07-04T16:36:00Z">
                  <w:rPr>
                    <w:noProof/>
                  </w:rPr>
                </w:rPrChange>
              </w:rPr>
              <w:instrText>HYPERLINK \l "_Toc486949522"</w:instrText>
            </w:r>
            <w:r w:rsidRPr="009256C6">
              <w:rPr>
                <w:rStyle w:val="Lienhypertexte"/>
                <w:noProof/>
                <w:sz w:val="32"/>
                <w:szCs w:val="32"/>
                <w:rPrChange w:id="177" w:author="LECOFFRE Emilien" w:date="2017-07-04T16:36:00Z">
                  <w:rPr>
                    <w:rStyle w:val="Lienhypertexte"/>
                    <w:noProof/>
                  </w:rPr>
                </w:rPrChange>
              </w:rPr>
              <w:instrText xml:space="preserve"> </w:instrText>
            </w:r>
            <w:r w:rsidRPr="009256C6">
              <w:rPr>
                <w:rStyle w:val="Lienhypertexte"/>
                <w:noProof/>
                <w:sz w:val="32"/>
                <w:szCs w:val="32"/>
                <w:rPrChange w:id="178" w:author="LECOFFRE Emilien" w:date="2017-07-04T16:36:00Z">
                  <w:rPr>
                    <w:rStyle w:val="Lienhypertexte"/>
                    <w:noProof/>
                  </w:rPr>
                </w:rPrChange>
              </w:rPr>
              <w:fldChar w:fldCharType="separate"/>
            </w:r>
            <w:r w:rsidRPr="009256C6">
              <w:rPr>
                <w:rStyle w:val="Lienhypertexte"/>
                <w:noProof/>
                <w:sz w:val="32"/>
                <w:szCs w:val="32"/>
                <w:lang w:val="fr-FR"/>
                <w:rPrChange w:id="179" w:author="LECOFFRE Emilien" w:date="2017-07-04T16:36:00Z">
                  <w:rPr>
                    <w:rStyle w:val="Lienhypertexte"/>
                    <w:noProof/>
                    <w:lang w:val="fr-FR"/>
                  </w:rPr>
                </w:rPrChange>
              </w:rPr>
              <w:t>1)</w:t>
            </w:r>
            <w:r w:rsidRPr="009256C6">
              <w:rPr>
                <w:rFonts w:eastAsiaTheme="minorEastAsia"/>
                <w:noProof/>
                <w:sz w:val="32"/>
                <w:szCs w:val="32"/>
                <w:rPrChange w:id="180" w:author="LECOFFRE Emilien" w:date="2017-07-04T16:36:00Z">
                  <w:rPr>
                    <w:rFonts w:eastAsiaTheme="minorEastAsia"/>
                    <w:noProof/>
                  </w:rPr>
                </w:rPrChange>
              </w:rPr>
              <w:tab/>
            </w:r>
            <w:r w:rsidRPr="009256C6">
              <w:rPr>
                <w:rStyle w:val="Lienhypertexte"/>
                <w:noProof/>
                <w:sz w:val="32"/>
                <w:szCs w:val="32"/>
                <w:lang w:val="fr-FR"/>
                <w:rPrChange w:id="181" w:author="LECOFFRE Emilien" w:date="2017-07-04T16:36:00Z">
                  <w:rPr>
                    <w:rStyle w:val="Lienhypertexte"/>
                    <w:noProof/>
                    <w:lang w:val="fr-FR"/>
                  </w:rPr>
                </w:rPrChange>
              </w:rPr>
              <w:t>Etape 1 (Commune à tous les modes)</w:t>
            </w:r>
            <w:r w:rsidRPr="009256C6">
              <w:rPr>
                <w:noProof/>
                <w:webHidden/>
                <w:sz w:val="32"/>
                <w:szCs w:val="32"/>
                <w:rPrChange w:id="182" w:author="LECOFFRE Emilien" w:date="2017-07-04T16:36:00Z">
                  <w:rPr>
                    <w:noProof/>
                    <w:webHidden/>
                  </w:rPr>
                </w:rPrChange>
              </w:rPr>
              <w:tab/>
            </w:r>
            <w:r w:rsidRPr="009256C6">
              <w:rPr>
                <w:noProof/>
                <w:webHidden/>
                <w:sz w:val="32"/>
                <w:szCs w:val="32"/>
                <w:rPrChange w:id="183" w:author="LECOFFRE Emilien" w:date="2017-07-04T16:36:00Z">
                  <w:rPr>
                    <w:noProof/>
                    <w:webHidden/>
                  </w:rPr>
                </w:rPrChange>
              </w:rPr>
              <w:fldChar w:fldCharType="begin"/>
            </w:r>
            <w:r w:rsidRPr="009256C6">
              <w:rPr>
                <w:noProof/>
                <w:webHidden/>
                <w:sz w:val="32"/>
                <w:szCs w:val="32"/>
                <w:rPrChange w:id="184" w:author="LECOFFRE Emilien" w:date="2017-07-04T16:36:00Z">
                  <w:rPr>
                    <w:noProof/>
                    <w:webHidden/>
                  </w:rPr>
                </w:rPrChange>
              </w:rPr>
              <w:instrText xml:space="preserve"> PAGEREF _Toc486949522 \h </w:instrText>
            </w:r>
          </w:ins>
          <w:r w:rsidRPr="00CD56B4">
            <w:rPr>
              <w:noProof/>
              <w:webHidden/>
              <w:sz w:val="32"/>
              <w:szCs w:val="32"/>
            </w:rPr>
          </w:r>
          <w:r w:rsidRPr="009256C6">
            <w:rPr>
              <w:noProof/>
              <w:webHidden/>
              <w:sz w:val="32"/>
              <w:szCs w:val="32"/>
              <w:rPrChange w:id="185" w:author="LECOFFRE Emilien" w:date="2017-07-04T16:36:00Z">
                <w:rPr>
                  <w:noProof/>
                  <w:webHidden/>
                </w:rPr>
              </w:rPrChange>
            </w:rPr>
            <w:fldChar w:fldCharType="separate"/>
          </w:r>
          <w:r w:rsidR="00A615C8">
            <w:rPr>
              <w:noProof/>
              <w:webHidden/>
              <w:sz w:val="32"/>
              <w:szCs w:val="32"/>
            </w:rPr>
            <w:t>8</w:t>
          </w:r>
          <w:ins w:id="186" w:author="LECOFFRE Emilien" w:date="2017-07-04T16:36:00Z">
            <w:r w:rsidRPr="009256C6">
              <w:rPr>
                <w:noProof/>
                <w:webHidden/>
                <w:sz w:val="32"/>
                <w:szCs w:val="32"/>
                <w:rPrChange w:id="187" w:author="LECOFFRE Emilien" w:date="2017-07-04T16:36:00Z">
                  <w:rPr>
                    <w:noProof/>
                    <w:webHidden/>
                  </w:rPr>
                </w:rPrChange>
              </w:rPr>
              <w:fldChar w:fldCharType="end"/>
            </w:r>
            <w:r w:rsidRPr="009256C6">
              <w:rPr>
                <w:rStyle w:val="Lienhypertexte"/>
                <w:noProof/>
                <w:sz w:val="32"/>
                <w:szCs w:val="32"/>
                <w:rPrChange w:id="188" w:author="LECOFFRE Emilien" w:date="2017-07-04T16:36:00Z">
                  <w:rPr>
                    <w:rStyle w:val="Lienhypertexte"/>
                    <w:noProof/>
                  </w:rPr>
                </w:rPrChange>
              </w:rPr>
              <w:fldChar w:fldCharType="end"/>
            </w:r>
          </w:ins>
        </w:p>
        <w:p w14:paraId="53C0FCA0" w14:textId="77777777" w:rsidR="009256C6" w:rsidRPr="009256C6" w:rsidRDefault="009256C6">
          <w:pPr>
            <w:pStyle w:val="TM3"/>
            <w:tabs>
              <w:tab w:val="left" w:pos="880"/>
              <w:tab w:val="right" w:leader="dot" w:pos="9282"/>
            </w:tabs>
            <w:rPr>
              <w:ins w:id="189" w:author="LECOFFRE Emilien" w:date="2017-07-04T16:36:00Z"/>
              <w:rFonts w:eastAsiaTheme="minorEastAsia"/>
              <w:noProof/>
              <w:sz w:val="32"/>
              <w:szCs w:val="32"/>
              <w:rPrChange w:id="190" w:author="LECOFFRE Emilien" w:date="2017-07-04T16:36:00Z">
                <w:rPr>
                  <w:ins w:id="191" w:author="LECOFFRE Emilien" w:date="2017-07-04T16:36:00Z"/>
                  <w:rFonts w:eastAsiaTheme="minorEastAsia"/>
                  <w:noProof/>
                </w:rPr>
              </w:rPrChange>
            </w:rPr>
          </w:pPr>
          <w:ins w:id="192" w:author="LECOFFRE Emilien" w:date="2017-07-04T16:36:00Z">
            <w:r w:rsidRPr="009256C6">
              <w:rPr>
                <w:rStyle w:val="Lienhypertexte"/>
                <w:noProof/>
                <w:sz w:val="32"/>
                <w:szCs w:val="32"/>
                <w:rPrChange w:id="193" w:author="LECOFFRE Emilien" w:date="2017-07-04T16:36:00Z">
                  <w:rPr>
                    <w:rStyle w:val="Lienhypertexte"/>
                    <w:noProof/>
                  </w:rPr>
                </w:rPrChange>
              </w:rPr>
              <w:fldChar w:fldCharType="begin"/>
            </w:r>
            <w:r w:rsidRPr="009256C6">
              <w:rPr>
                <w:rStyle w:val="Lienhypertexte"/>
                <w:noProof/>
                <w:sz w:val="32"/>
                <w:szCs w:val="32"/>
                <w:rPrChange w:id="194" w:author="LECOFFRE Emilien" w:date="2017-07-04T16:36:00Z">
                  <w:rPr>
                    <w:rStyle w:val="Lienhypertexte"/>
                    <w:noProof/>
                  </w:rPr>
                </w:rPrChange>
              </w:rPr>
              <w:instrText xml:space="preserve"> </w:instrText>
            </w:r>
            <w:r w:rsidRPr="009256C6">
              <w:rPr>
                <w:noProof/>
                <w:sz w:val="32"/>
                <w:szCs w:val="32"/>
                <w:rPrChange w:id="195" w:author="LECOFFRE Emilien" w:date="2017-07-04T16:36:00Z">
                  <w:rPr>
                    <w:noProof/>
                  </w:rPr>
                </w:rPrChange>
              </w:rPr>
              <w:instrText>HYPERLINK \l "_Toc486949523"</w:instrText>
            </w:r>
            <w:r w:rsidRPr="009256C6">
              <w:rPr>
                <w:rStyle w:val="Lienhypertexte"/>
                <w:noProof/>
                <w:sz w:val="32"/>
                <w:szCs w:val="32"/>
                <w:rPrChange w:id="196" w:author="LECOFFRE Emilien" w:date="2017-07-04T16:36:00Z">
                  <w:rPr>
                    <w:rStyle w:val="Lienhypertexte"/>
                    <w:noProof/>
                  </w:rPr>
                </w:rPrChange>
              </w:rPr>
              <w:instrText xml:space="preserve"> </w:instrText>
            </w:r>
            <w:r w:rsidRPr="009256C6">
              <w:rPr>
                <w:rStyle w:val="Lienhypertexte"/>
                <w:noProof/>
                <w:sz w:val="32"/>
                <w:szCs w:val="32"/>
                <w:rPrChange w:id="197" w:author="LECOFFRE Emilien" w:date="2017-07-04T16:36:00Z">
                  <w:rPr>
                    <w:rStyle w:val="Lienhypertexte"/>
                    <w:noProof/>
                  </w:rPr>
                </w:rPrChange>
              </w:rPr>
              <w:fldChar w:fldCharType="separate"/>
            </w:r>
            <w:r w:rsidRPr="009256C6">
              <w:rPr>
                <w:rStyle w:val="Lienhypertexte"/>
                <w:noProof/>
                <w:sz w:val="32"/>
                <w:szCs w:val="32"/>
                <w:lang w:val="fr-FR"/>
                <w:rPrChange w:id="198" w:author="LECOFFRE Emilien" w:date="2017-07-04T16:36:00Z">
                  <w:rPr>
                    <w:rStyle w:val="Lienhypertexte"/>
                    <w:noProof/>
                    <w:lang w:val="fr-FR"/>
                  </w:rPr>
                </w:rPrChange>
              </w:rPr>
              <w:t>a)</w:t>
            </w:r>
            <w:r w:rsidRPr="009256C6">
              <w:rPr>
                <w:rFonts w:eastAsiaTheme="minorEastAsia"/>
                <w:noProof/>
                <w:sz w:val="32"/>
                <w:szCs w:val="32"/>
                <w:rPrChange w:id="199" w:author="LECOFFRE Emilien" w:date="2017-07-04T16:36:00Z">
                  <w:rPr>
                    <w:rFonts w:eastAsiaTheme="minorEastAsia"/>
                    <w:noProof/>
                  </w:rPr>
                </w:rPrChange>
              </w:rPr>
              <w:tab/>
            </w:r>
            <w:r w:rsidRPr="009256C6">
              <w:rPr>
                <w:rStyle w:val="Lienhypertexte"/>
                <w:noProof/>
                <w:sz w:val="32"/>
                <w:szCs w:val="32"/>
                <w:lang w:val="fr-FR"/>
                <w:rPrChange w:id="200" w:author="LECOFFRE Emilien" w:date="2017-07-04T16:36:00Z">
                  <w:rPr>
                    <w:rStyle w:val="Lienhypertexte"/>
                    <w:noProof/>
                    <w:lang w:val="fr-FR"/>
                  </w:rPr>
                </w:rPrChange>
              </w:rPr>
              <w:t>Générer les fichiers d’entrée</w:t>
            </w:r>
            <w:r w:rsidRPr="009256C6">
              <w:rPr>
                <w:noProof/>
                <w:webHidden/>
                <w:sz w:val="32"/>
                <w:szCs w:val="32"/>
                <w:rPrChange w:id="201" w:author="LECOFFRE Emilien" w:date="2017-07-04T16:36:00Z">
                  <w:rPr>
                    <w:noProof/>
                    <w:webHidden/>
                  </w:rPr>
                </w:rPrChange>
              </w:rPr>
              <w:tab/>
            </w:r>
            <w:r w:rsidRPr="009256C6">
              <w:rPr>
                <w:noProof/>
                <w:webHidden/>
                <w:sz w:val="32"/>
                <w:szCs w:val="32"/>
                <w:rPrChange w:id="202" w:author="LECOFFRE Emilien" w:date="2017-07-04T16:36:00Z">
                  <w:rPr>
                    <w:noProof/>
                    <w:webHidden/>
                  </w:rPr>
                </w:rPrChange>
              </w:rPr>
              <w:fldChar w:fldCharType="begin"/>
            </w:r>
            <w:r w:rsidRPr="009256C6">
              <w:rPr>
                <w:noProof/>
                <w:webHidden/>
                <w:sz w:val="32"/>
                <w:szCs w:val="32"/>
                <w:rPrChange w:id="203" w:author="LECOFFRE Emilien" w:date="2017-07-04T16:36:00Z">
                  <w:rPr>
                    <w:noProof/>
                    <w:webHidden/>
                  </w:rPr>
                </w:rPrChange>
              </w:rPr>
              <w:instrText xml:space="preserve"> PAGEREF _Toc486949523 \h </w:instrText>
            </w:r>
          </w:ins>
          <w:r w:rsidRPr="00CD56B4">
            <w:rPr>
              <w:noProof/>
              <w:webHidden/>
              <w:sz w:val="32"/>
              <w:szCs w:val="32"/>
            </w:rPr>
          </w:r>
          <w:r w:rsidRPr="009256C6">
            <w:rPr>
              <w:noProof/>
              <w:webHidden/>
              <w:sz w:val="32"/>
              <w:szCs w:val="32"/>
              <w:rPrChange w:id="204" w:author="LECOFFRE Emilien" w:date="2017-07-04T16:36:00Z">
                <w:rPr>
                  <w:noProof/>
                  <w:webHidden/>
                </w:rPr>
              </w:rPrChange>
            </w:rPr>
            <w:fldChar w:fldCharType="separate"/>
          </w:r>
          <w:r w:rsidR="00A615C8">
            <w:rPr>
              <w:noProof/>
              <w:webHidden/>
              <w:sz w:val="32"/>
              <w:szCs w:val="32"/>
            </w:rPr>
            <w:t>8</w:t>
          </w:r>
          <w:ins w:id="205" w:author="LECOFFRE Emilien" w:date="2017-07-04T16:36:00Z">
            <w:r w:rsidRPr="009256C6">
              <w:rPr>
                <w:noProof/>
                <w:webHidden/>
                <w:sz w:val="32"/>
                <w:szCs w:val="32"/>
                <w:rPrChange w:id="206" w:author="LECOFFRE Emilien" w:date="2017-07-04T16:36:00Z">
                  <w:rPr>
                    <w:noProof/>
                    <w:webHidden/>
                  </w:rPr>
                </w:rPrChange>
              </w:rPr>
              <w:fldChar w:fldCharType="end"/>
            </w:r>
            <w:r w:rsidRPr="009256C6">
              <w:rPr>
                <w:rStyle w:val="Lienhypertexte"/>
                <w:noProof/>
                <w:sz w:val="32"/>
                <w:szCs w:val="32"/>
                <w:rPrChange w:id="207" w:author="LECOFFRE Emilien" w:date="2017-07-04T16:36:00Z">
                  <w:rPr>
                    <w:rStyle w:val="Lienhypertexte"/>
                    <w:noProof/>
                  </w:rPr>
                </w:rPrChange>
              </w:rPr>
              <w:fldChar w:fldCharType="end"/>
            </w:r>
          </w:ins>
        </w:p>
        <w:p w14:paraId="2DA85FD1" w14:textId="77777777" w:rsidR="009256C6" w:rsidRPr="009256C6" w:rsidRDefault="009256C6">
          <w:pPr>
            <w:pStyle w:val="TM2"/>
            <w:tabs>
              <w:tab w:val="left" w:pos="660"/>
              <w:tab w:val="right" w:leader="dot" w:pos="9282"/>
            </w:tabs>
            <w:rPr>
              <w:ins w:id="208" w:author="LECOFFRE Emilien" w:date="2017-07-04T16:36:00Z"/>
              <w:rFonts w:eastAsiaTheme="minorEastAsia"/>
              <w:noProof/>
              <w:sz w:val="32"/>
              <w:szCs w:val="32"/>
              <w:rPrChange w:id="209" w:author="LECOFFRE Emilien" w:date="2017-07-04T16:36:00Z">
                <w:rPr>
                  <w:ins w:id="210" w:author="LECOFFRE Emilien" w:date="2017-07-04T16:36:00Z"/>
                  <w:rFonts w:eastAsiaTheme="minorEastAsia"/>
                  <w:noProof/>
                </w:rPr>
              </w:rPrChange>
            </w:rPr>
          </w:pPr>
          <w:ins w:id="211" w:author="LECOFFRE Emilien" w:date="2017-07-04T16:36:00Z">
            <w:r w:rsidRPr="009256C6">
              <w:rPr>
                <w:rStyle w:val="Lienhypertexte"/>
                <w:noProof/>
                <w:sz w:val="32"/>
                <w:szCs w:val="32"/>
                <w:rPrChange w:id="212" w:author="LECOFFRE Emilien" w:date="2017-07-04T16:36:00Z">
                  <w:rPr>
                    <w:rStyle w:val="Lienhypertexte"/>
                    <w:noProof/>
                  </w:rPr>
                </w:rPrChange>
              </w:rPr>
              <w:fldChar w:fldCharType="begin"/>
            </w:r>
            <w:r w:rsidRPr="009256C6">
              <w:rPr>
                <w:rStyle w:val="Lienhypertexte"/>
                <w:noProof/>
                <w:sz w:val="32"/>
                <w:szCs w:val="32"/>
                <w:rPrChange w:id="213" w:author="LECOFFRE Emilien" w:date="2017-07-04T16:36:00Z">
                  <w:rPr>
                    <w:rStyle w:val="Lienhypertexte"/>
                    <w:noProof/>
                  </w:rPr>
                </w:rPrChange>
              </w:rPr>
              <w:instrText xml:space="preserve"> </w:instrText>
            </w:r>
            <w:r w:rsidRPr="009256C6">
              <w:rPr>
                <w:noProof/>
                <w:sz w:val="32"/>
                <w:szCs w:val="32"/>
                <w:rPrChange w:id="214" w:author="LECOFFRE Emilien" w:date="2017-07-04T16:36:00Z">
                  <w:rPr>
                    <w:noProof/>
                  </w:rPr>
                </w:rPrChange>
              </w:rPr>
              <w:instrText>HYPERLINK \l "_Toc486949524"</w:instrText>
            </w:r>
            <w:r w:rsidRPr="009256C6">
              <w:rPr>
                <w:rStyle w:val="Lienhypertexte"/>
                <w:noProof/>
                <w:sz w:val="32"/>
                <w:szCs w:val="32"/>
                <w:rPrChange w:id="215" w:author="LECOFFRE Emilien" w:date="2017-07-04T16:36:00Z">
                  <w:rPr>
                    <w:rStyle w:val="Lienhypertexte"/>
                    <w:noProof/>
                  </w:rPr>
                </w:rPrChange>
              </w:rPr>
              <w:instrText xml:space="preserve"> </w:instrText>
            </w:r>
            <w:r w:rsidRPr="009256C6">
              <w:rPr>
                <w:rStyle w:val="Lienhypertexte"/>
                <w:noProof/>
                <w:sz w:val="32"/>
                <w:szCs w:val="32"/>
                <w:rPrChange w:id="216" w:author="LECOFFRE Emilien" w:date="2017-07-04T16:36:00Z">
                  <w:rPr>
                    <w:rStyle w:val="Lienhypertexte"/>
                    <w:noProof/>
                  </w:rPr>
                </w:rPrChange>
              </w:rPr>
              <w:fldChar w:fldCharType="separate"/>
            </w:r>
            <w:r w:rsidRPr="009256C6">
              <w:rPr>
                <w:rStyle w:val="Lienhypertexte"/>
                <w:noProof/>
                <w:sz w:val="32"/>
                <w:szCs w:val="32"/>
                <w:lang w:val="fr-FR"/>
                <w:rPrChange w:id="217" w:author="LECOFFRE Emilien" w:date="2017-07-04T16:36:00Z">
                  <w:rPr>
                    <w:rStyle w:val="Lienhypertexte"/>
                    <w:noProof/>
                    <w:lang w:val="fr-FR"/>
                  </w:rPr>
                </w:rPrChange>
              </w:rPr>
              <w:t>2)</w:t>
            </w:r>
            <w:r w:rsidRPr="009256C6">
              <w:rPr>
                <w:rFonts w:eastAsiaTheme="minorEastAsia"/>
                <w:noProof/>
                <w:sz w:val="32"/>
                <w:szCs w:val="32"/>
                <w:rPrChange w:id="218" w:author="LECOFFRE Emilien" w:date="2017-07-04T16:36:00Z">
                  <w:rPr>
                    <w:rFonts w:eastAsiaTheme="minorEastAsia"/>
                    <w:noProof/>
                  </w:rPr>
                </w:rPrChange>
              </w:rPr>
              <w:tab/>
            </w:r>
            <w:r w:rsidRPr="009256C6">
              <w:rPr>
                <w:rStyle w:val="Lienhypertexte"/>
                <w:noProof/>
                <w:sz w:val="32"/>
                <w:szCs w:val="32"/>
                <w:lang w:val="fr-FR"/>
                <w:rPrChange w:id="219" w:author="LECOFFRE Emilien" w:date="2017-07-04T16:36:00Z">
                  <w:rPr>
                    <w:rStyle w:val="Lienhypertexte"/>
                    <w:noProof/>
                    <w:lang w:val="fr-FR"/>
                  </w:rPr>
                </w:rPrChange>
              </w:rPr>
              <w:t>Etape 2 : Optimiser la topologie + contraintes topologiques</w:t>
            </w:r>
            <w:r w:rsidRPr="009256C6">
              <w:rPr>
                <w:noProof/>
                <w:webHidden/>
                <w:sz w:val="32"/>
                <w:szCs w:val="32"/>
                <w:rPrChange w:id="220" w:author="LECOFFRE Emilien" w:date="2017-07-04T16:36:00Z">
                  <w:rPr>
                    <w:noProof/>
                    <w:webHidden/>
                  </w:rPr>
                </w:rPrChange>
              </w:rPr>
              <w:tab/>
            </w:r>
            <w:r w:rsidRPr="009256C6">
              <w:rPr>
                <w:noProof/>
                <w:webHidden/>
                <w:sz w:val="32"/>
                <w:szCs w:val="32"/>
                <w:rPrChange w:id="221" w:author="LECOFFRE Emilien" w:date="2017-07-04T16:36:00Z">
                  <w:rPr>
                    <w:noProof/>
                    <w:webHidden/>
                  </w:rPr>
                </w:rPrChange>
              </w:rPr>
              <w:fldChar w:fldCharType="begin"/>
            </w:r>
            <w:r w:rsidRPr="009256C6">
              <w:rPr>
                <w:noProof/>
                <w:webHidden/>
                <w:sz w:val="32"/>
                <w:szCs w:val="32"/>
                <w:rPrChange w:id="222" w:author="LECOFFRE Emilien" w:date="2017-07-04T16:36:00Z">
                  <w:rPr>
                    <w:noProof/>
                    <w:webHidden/>
                  </w:rPr>
                </w:rPrChange>
              </w:rPr>
              <w:instrText xml:space="preserve"> PAGEREF _Toc486949524 \h </w:instrText>
            </w:r>
          </w:ins>
          <w:r w:rsidRPr="00CD56B4">
            <w:rPr>
              <w:noProof/>
              <w:webHidden/>
              <w:sz w:val="32"/>
              <w:szCs w:val="32"/>
            </w:rPr>
          </w:r>
          <w:r w:rsidRPr="009256C6">
            <w:rPr>
              <w:noProof/>
              <w:webHidden/>
              <w:sz w:val="32"/>
              <w:szCs w:val="32"/>
              <w:rPrChange w:id="223" w:author="LECOFFRE Emilien" w:date="2017-07-04T16:36:00Z">
                <w:rPr>
                  <w:noProof/>
                  <w:webHidden/>
                </w:rPr>
              </w:rPrChange>
            </w:rPr>
            <w:fldChar w:fldCharType="separate"/>
          </w:r>
          <w:r w:rsidR="00A615C8">
            <w:rPr>
              <w:noProof/>
              <w:webHidden/>
              <w:sz w:val="32"/>
              <w:szCs w:val="32"/>
            </w:rPr>
            <w:t>11</w:t>
          </w:r>
          <w:ins w:id="224" w:author="LECOFFRE Emilien" w:date="2017-07-04T16:36:00Z">
            <w:r w:rsidRPr="009256C6">
              <w:rPr>
                <w:noProof/>
                <w:webHidden/>
                <w:sz w:val="32"/>
                <w:szCs w:val="32"/>
                <w:rPrChange w:id="225" w:author="LECOFFRE Emilien" w:date="2017-07-04T16:36:00Z">
                  <w:rPr>
                    <w:noProof/>
                    <w:webHidden/>
                  </w:rPr>
                </w:rPrChange>
              </w:rPr>
              <w:fldChar w:fldCharType="end"/>
            </w:r>
            <w:r w:rsidRPr="009256C6">
              <w:rPr>
                <w:rStyle w:val="Lienhypertexte"/>
                <w:noProof/>
                <w:sz w:val="32"/>
                <w:szCs w:val="32"/>
                <w:rPrChange w:id="226" w:author="LECOFFRE Emilien" w:date="2017-07-04T16:36:00Z">
                  <w:rPr>
                    <w:rStyle w:val="Lienhypertexte"/>
                    <w:noProof/>
                  </w:rPr>
                </w:rPrChange>
              </w:rPr>
              <w:fldChar w:fldCharType="end"/>
            </w:r>
          </w:ins>
        </w:p>
        <w:p w14:paraId="2F7098AA" w14:textId="77777777" w:rsidR="009256C6" w:rsidRPr="009256C6" w:rsidRDefault="009256C6">
          <w:pPr>
            <w:pStyle w:val="TM2"/>
            <w:tabs>
              <w:tab w:val="left" w:pos="660"/>
              <w:tab w:val="right" w:leader="dot" w:pos="9282"/>
            </w:tabs>
            <w:rPr>
              <w:ins w:id="227" w:author="LECOFFRE Emilien" w:date="2017-07-04T16:36:00Z"/>
              <w:rFonts w:eastAsiaTheme="minorEastAsia"/>
              <w:noProof/>
              <w:sz w:val="32"/>
              <w:szCs w:val="32"/>
              <w:rPrChange w:id="228" w:author="LECOFFRE Emilien" w:date="2017-07-04T16:36:00Z">
                <w:rPr>
                  <w:ins w:id="229" w:author="LECOFFRE Emilien" w:date="2017-07-04T16:36:00Z"/>
                  <w:rFonts w:eastAsiaTheme="minorEastAsia"/>
                  <w:noProof/>
                </w:rPr>
              </w:rPrChange>
            </w:rPr>
          </w:pPr>
          <w:ins w:id="230" w:author="LECOFFRE Emilien" w:date="2017-07-04T16:36:00Z">
            <w:r w:rsidRPr="009256C6">
              <w:rPr>
                <w:rStyle w:val="Lienhypertexte"/>
                <w:noProof/>
                <w:sz w:val="32"/>
                <w:szCs w:val="32"/>
                <w:rPrChange w:id="231" w:author="LECOFFRE Emilien" w:date="2017-07-04T16:36:00Z">
                  <w:rPr>
                    <w:rStyle w:val="Lienhypertexte"/>
                    <w:noProof/>
                  </w:rPr>
                </w:rPrChange>
              </w:rPr>
              <w:fldChar w:fldCharType="begin"/>
            </w:r>
            <w:r w:rsidRPr="009256C6">
              <w:rPr>
                <w:rStyle w:val="Lienhypertexte"/>
                <w:noProof/>
                <w:sz w:val="32"/>
                <w:szCs w:val="32"/>
                <w:rPrChange w:id="232" w:author="LECOFFRE Emilien" w:date="2017-07-04T16:36:00Z">
                  <w:rPr>
                    <w:rStyle w:val="Lienhypertexte"/>
                    <w:noProof/>
                  </w:rPr>
                </w:rPrChange>
              </w:rPr>
              <w:instrText xml:space="preserve"> </w:instrText>
            </w:r>
            <w:r w:rsidRPr="009256C6">
              <w:rPr>
                <w:noProof/>
                <w:sz w:val="32"/>
                <w:szCs w:val="32"/>
                <w:rPrChange w:id="233" w:author="LECOFFRE Emilien" w:date="2017-07-04T16:36:00Z">
                  <w:rPr>
                    <w:noProof/>
                  </w:rPr>
                </w:rPrChange>
              </w:rPr>
              <w:instrText>HYPERLINK \l "_Toc486949525"</w:instrText>
            </w:r>
            <w:r w:rsidRPr="009256C6">
              <w:rPr>
                <w:rStyle w:val="Lienhypertexte"/>
                <w:noProof/>
                <w:sz w:val="32"/>
                <w:szCs w:val="32"/>
                <w:rPrChange w:id="234" w:author="LECOFFRE Emilien" w:date="2017-07-04T16:36:00Z">
                  <w:rPr>
                    <w:rStyle w:val="Lienhypertexte"/>
                    <w:noProof/>
                  </w:rPr>
                </w:rPrChange>
              </w:rPr>
              <w:instrText xml:space="preserve"> </w:instrText>
            </w:r>
            <w:r w:rsidRPr="009256C6">
              <w:rPr>
                <w:rStyle w:val="Lienhypertexte"/>
                <w:noProof/>
                <w:sz w:val="32"/>
                <w:szCs w:val="32"/>
                <w:rPrChange w:id="235" w:author="LECOFFRE Emilien" w:date="2017-07-04T16:36:00Z">
                  <w:rPr>
                    <w:rStyle w:val="Lienhypertexte"/>
                    <w:noProof/>
                  </w:rPr>
                </w:rPrChange>
              </w:rPr>
              <w:fldChar w:fldCharType="separate"/>
            </w:r>
            <w:r w:rsidRPr="009256C6">
              <w:rPr>
                <w:rStyle w:val="Lienhypertexte"/>
                <w:noProof/>
                <w:sz w:val="32"/>
                <w:szCs w:val="32"/>
                <w:lang w:val="fr-FR"/>
                <w:rPrChange w:id="236" w:author="LECOFFRE Emilien" w:date="2017-07-04T16:36:00Z">
                  <w:rPr>
                    <w:rStyle w:val="Lienhypertexte"/>
                    <w:noProof/>
                    <w:lang w:val="fr-FR"/>
                  </w:rPr>
                </w:rPrChange>
              </w:rPr>
              <w:t>3)</w:t>
            </w:r>
            <w:r w:rsidRPr="009256C6">
              <w:rPr>
                <w:rFonts w:eastAsiaTheme="minorEastAsia"/>
                <w:noProof/>
                <w:sz w:val="32"/>
                <w:szCs w:val="32"/>
                <w:rPrChange w:id="237" w:author="LECOFFRE Emilien" w:date="2017-07-04T16:36:00Z">
                  <w:rPr>
                    <w:rFonts w:eastAsiaTheme="minorEastAsia"/>
                    <w:noProof/>
                  </w:rPr>
                </w:rPrChange>
              </w:rPr>
              <w:tab/>
            </w:r>
            <w:r w:rsidRPr="009256C6">
              <w:rPr>
                <w:rStyle w:val="Lienhypertexte"/>
                <w:noProof/>
                <w:sz w:val="32"/>
                <w:szCs w:val="32"/>
                <w:lang w:val="fr-FR"/>
                <w:rPrChange w:id="238" w:author="LECOFFRE Emilien" w:date="2017-07-04T16:36:00Z">
                  <w:rPr>
                    <w:rStyle w:val="Lienhypertexte"/>
                    <w:noProof/>
                    <w:lang w:val="fr-FR"/>
                  </w:rPr>
                </w:rPrChange>
              </w:rPr>
              <w:t>Etape 3 : Contraintes de routage</w:t>
            </w:r>
            <w:r w:rsidRPr="009256C6">
              <w:rPr>
                <w:noProof/>
                <w:webHidden/>
                <w:sz w:val="32"/>
                <w:szCs w:val="32"/>
                <w:rPrChange w:id="239" w:author="LECOFFRE Emilien" w:date="2017-07-04T16:36:00Z">
                  <w:rPr>
                    <w:noProof/>
                    <w:webHidden/>
                  </w:rPr>
                </w:rPrChange>
              </w:rPr>
              <w:tab/>
            </w:r>
            <w:r w:rsidRPr="009256C6">
              <w:rPr>
                <w:noProof/>
                <w:webHidden/>
                <w:sz w:val="32"/>
                <w:szCs w:val="32"/>
                <w:rPrChange w:id="240" w:author="LECOFFRE Emilien" w:date="2017-07-04T16:36:00Z">
                  <w:rPr>
                    <w:noProof/>
                    <w:webHidden/>
                  </w:rPr>
                </w:rPrChange>
              </w:rPr>
              <w:fldChar w:fldCharType="begin"/>
            </w:r>
            <w:r w:rsidRPr="009256C6">
              <w:rPr>
                <w:noProof/>
                <w:webHidden/>
                <w:sz w:val="32"/>
                <w:szCs w:val="32"/>
                <w:rPrChange w:id="241" w:author="LECOFFRE Emilien" w:date="2017-07-04T16:36:00Z">
                  <w:rPr>
                    <w:noProof/>
                    <w:webHidden/>
                  </w:rPr>
                </w:rPrChange>
              </w:rPr>
              <w:instrText xml:space="preserve"> PAGEREF _Toc486949525 \h </w:instrText>
            </w:r>
          </w:ins>
          <w:r w:rsidRPr="00CD56B4">
            <w:rPr>
              <w:noProof/>
              <w:webHidden/>
              <w:sz w:val="32"/>
              <w:szCs w:val="32"/>
            </w:rPr>
          </w:r>
          <w:r w:rsidRPr="009256C6">
            <w:rPr>
              <w:noProof/>
              <w:webHidden/>
              <w:sz w:val="32"/>
              <w:szCs w:val="32"/>
              <w:rPrChange w:id="242" w:author="LECOFFRE Emilien" w:date="2017-07-04T16:36:00Z">
                <w:rPr>
                  <w:noProof/>
                  <w:webHidden/>
                </w:rPr>
              </w:rPrChange>
            </w:rPr>
            <w:fldChar w:fldCharType="separate"/>
          </w:r>
          <w:r w:rsidR="00A615C8">
            <w:rPr>
              <w:noProof/>
              <w:webHidden/>
              <w:sz w:val="32"/>
              <w:szCs w:val="32"/>
            </w:rPr>
            <w:t>13</w:t>
          </w:r>
          <w:ins w:id="243" w:author="LECOFFRE Emilien" w:date="2017-07-04T16:36:00Z">
            <w:r w:rsidRPr="009256C6">
              <w:rPr>
                <w:noProof/>
                <w:webHidden/>
                <w:sz w:val="32"/>
                <w:szCs w:val="32"/>
                <w:rPrChange w:id="244" w:author="LECOFFRE Emilien" w:date="2017-07-04T16:36:00Z">
                  <w:rPr>
                    <w:noProof/>
                    <w:webHidden/>
                  </w:rPr>
                </w:rPrChange>
              </w:rPr>
              <w:fldChar w:fldCharType="end"/>
            </w:r>
            <w:r w:rsidRPr="009256C6">
              <w:rPr>
                <w:rStyle w:val="Lienhypertexte"/>
                <w:noProof/>
                <w:sz w:val="32"/>
                <w:szCs w:val="32"/>
                <w:rPrChange w:id="245" w:author="LECOFFRE Emilien" w:date="2017-07-04T16:36:00Z">
                  <w:rPr>
                    <w:rStyle w:val="Lienhypertexte"/>
                    <w:noProof/>
                  </w:rPr>
                </w:rPrChange>
              </w:rPr>
              <w:fldChar w:fldCharType="end"/>
            </w:r>
          </w:ins>
        </w:p>
        <w:p w14:paraId="0D9D6D08" w14:textId="77777777" w:rsidR="009256C6" w:rsidRPr="009256C6" w:rsidRDefault="009256C6">
          <w:pPr>
            <w:pStyle w:val="TM2"/>
            <w:tabs>
              <w:tab w:val="left" w:pos="660"/>
              <w:tab w:val="right" w:leader="dot" w:pos="9282"/>
            </w:tabs>
            <w:rPr>
              <w:ins w:id="246" w:author="LECOFFRE Emilien" w:date="2017-07-04T16:36:00Z"/>
              <w:rFonts w:eastAsiaTheme="minorEastAsia"/>
              <w:noProof/>
              <w:sz w:val="32"/>
              <w:szCs w:val="32"/>
              <w:rPrChange w:id="247" w:author="LECOFFRE Emilien" w:date="2017-07-04T16:36:00Z">
                <w:rPr>
                  <w:ins w:id="248" w:author="LECOFFRE Emilien" w:date="2017-07-04T16:36:00Z"/>
                  <w:rFonts w:eastAsiaTheme="minorEastAsia"/>
                  <w:noProof/>
                </w:rPr>
              </w:rPrChange>
            </w:rPr>
          </w:pPr>
          <w:ins w:id="249" w:author="LECOFFRE Emilien" w:date="2017-07-04T16:36:00Z">
            <w:r w:rsidRPr="009256C6">
              <w:rPr>
                <w:rStyle w:val="Lienhypertexte"/>
                <w:noProof/>
                <w:sz w:val="32"/>
                <w:szCs w:val="32"/>
                <w:rPrChange w:id="250" w:author="LECOFFRE Emilien" w:date="2017-07-04T16:36:00Z">
                  <w:rPr>
                    <w:rStyle w:val="Lienhypertexte"/>
                    <w:noProof/>
                  </w:rPr>
                </w:rPrChange>
              </w:rPr>
              <w:fldChar w:fldCharType="begin"/>
            </w:r>
            <w:r w:rsidRPr="009256C6">
              <w:rPr>
                <w:rStyle w:val="Lienhypertexte"/>
                <w:noProof/>
                <w:sz w:val="32"/>
                <w:szCs w:val="32"/>
                <w:rPrChange w:id="251" w:author="LECOFFRE Emilien" w:date="2017-07-04T16:36:00Z">
                  <w:rPr>
                    <w:rStyle w:val="Lienhypertexte"/>
                    <w:noProof/>
                  </w:rPr>
                </w:rPrChange>
              </w:rPr>
              <w:instrText xml:space="preserve"> </w:instrText>
            </w:r>
            <w:r w:rsidRPr="009256C6">
              <w:rPr>
                <w:noProof/>
                <w:sz w:val="32"/>
                <w:szCs w:val="32"/>
                <w:rPrChange w:id="252" w:author="LECOFFRE Emilien" w:date="2017-07-04T16:36:00Z">
                  <w:rPr>
                    <w:noProof/>
                  </w:rPr>
                </w:rPrChange>
              </w:rPr>
              <w:instrText>HYPERLINK \l "_Toc486949526"</w:instrText>
            </w:r>
            <w:r w:rsidRPr="009256C6">
              <w:rPr>
                <w:rStyle w:val="Lienhypertexte"/>
                <w:noProof/>
                <w:sz w:val="32"/>
                <w:szCs w:val="32"/>
                <w:rPrChange w:id="253" w:author="LECOFFRE Emilien" w:date="2017-07-04T16:36:00Z">
                  <w:rPr>
                    <w:rStyle w:val="Lienhypertexte"/>
                    <w:noProof/>
                  </w:rPr>
                </w:rPrChange>
              </w:rPr>
              <w:instrText xml:space="preserve"> </w:instrText>
            </w:r>
            <w:r w:rsidRPr="009256C6">
              <w:rPr>
                <w:rStyle w:val="Lienhypertexte"/>
                <w:noProof/>
                <w:sz w:val="32"/>
                <w:szCs w:val="32"/>
                <w:rPrChange w:id="254" w:author="LECOFFRE Emilien" w:date="2017-07-04T16:36:00Z">
                  <w:rPr>
                    <w:rStyle w:val="Lienhypertexte"/>
                    <w:noProof/>
                  </w:rPr>
                </w:rPrChange>
              </w:rPr>
              <w:fldChar w:fldCharType="separate"/>
            </w:r>
            <w:r w:rsidRPr="009256C6">
              <w:rPr>
                <w:rStyle w:val="Lienhypertexte"/>
                <w:noProof/>
                <w:sz w:val="32"/>
                <w:szCs w:val="32"/>
                <w:lang w:val="fr-FR"/>
                <w:rPrChange w:id="255" w:author="LECOFFRE Emilien" w:date="2017-07-04T16:36:00Z">
                  <w:rPr>
                    <w:rStyle w:val="Lienhypertexte"/>
                    <w:noProof/>
                    <w:lang w:val="fr-FR"/>
                  </w:rPr>
                </w:rPrChange>
              </w:rPr>
              <w:t>4)</w:t>
            </w:r>
            <w:r w:rsidRPr="009256C6">
              <w:rPr>
                <w:rFonts w:eastAsiaTheme="minorEastAsia"/>
                <w:noProof/>
                <w:sz w:val="32"/>
                <w:szCs w:val="32"/>
                <w:rPrChange w:id="256" w:author="LECOFFRE Emilien" w:date="2017-07-04T16:36:00Z">
                  <w:rPr>
                    <w:rFonts w:eastAsiaTheme="minorEastAsia"/>
                    <w:noProof/>
                  </w:rPr>
                </w:rPrChange>
              </w:rPr>
              <w:tab/>
            </w:r>
            <w:r w:rsidRPr="009256C6">
              <w:rPr>
                <w:rStyle w:val="Lienhypertexte"/>
                <w:noProof/>
                <w:sz w:val="32"/>
                <w:szCs w:val="32"/>
                <w:lang w:val="fr-FR"/>
                <w:rPrChange w:id="257" w:author="LECOFFRE Emilien" w:date="2017-07-04T16:36:00Z">
                  <w:rPr>
                    <w:rStyle w:val="Lienhypertexte"/>
                    <w:noProof/>
                    <w:lang w:val="fr-FR"/>
                  </w:rPr>
                </w:rPrChange>
              </w:rPr>
              <w:t>Etape 4 : Ajouter un calculateur + contraintes topologiques</w:t>
            </w:r>
            <w:r w:rsidRPr="009256C6">
              <w:rPr>
                <w:noProof/>
                <w:webHidden/>
                <w:sz w:val="32"/>
                <w:szCs w:val="32"/>
                <w:rPrChange w:id="258" w:author="LECOFFRE Emilien" w:date="2017-07-04T16:36:00Z">
                  <w:rPr>
                    <w:noProof/>
                    <w:webHidden/>
                  </w:rPr>
                </w:rPrChange>
              </w:rPr>
              <w:tab/>
            </w:r>
            <w:r w:rsidRPr="009256C6">
              <w:rPr>
                <w:noProof/>
                <w:webHidden/>
                <w:sz w:val="32"/>
                <w:szCs w:val="32"/>
                <w:rPrChange w:id="259" w:author="LECOFFRE Emilien" w:date="2017-07-04T16:36:00Z">
                  <w:rPr>
                    <w:noProof/>
                    <w:webHidden/>
                  </w:rPr>
                </w:rPrChange>
              </w:rPr>
              <w:fldChar w:fldCharType="begin"/>
            </w:r>
            <w:r w:rsidRPr="009256C6">
              <w:rPr>
                <w:noProof/>
                <w:webHidden/>
                <w:sz w:val="32"/>
                <w:szCs w:val="32"/>
                <w:rPrChange w:id="260" w:author="LECOFFRE Emilien" w:date="2017-07-04T16:36:00Z">
                  <w:rPr>
                    <w:noProof/>
                    <w:webHidden/>
                  </w:rPr>
                </w:rPrChange>
              </w:rPr>
              <w:instrText xml:space="preserve"> PAGEREF _Toc486949526 \h </w:instrText>
            </w:r>
          </w:ins>
          <w:r w:rsidRPr="00CD56B4">
            <w:rPr>
              <w:noProof/>
              <w:webHidden/>
              <w:sz w:val="32"/>
              <w:szCs w:val="32"/>
            </w:rPr>
          </w:r>
          <w:r w:rsidRPr="009256C6">
            <w:rPr>
              <w:noProof/>
              <w:webHidden/>
              <w:sz w:val="32"/>
              <w:szCs w:val="32"/>
              <w:rPrChange w:id="261" w:author="LECOFFRE Emilien" w:date="2017-07-04T16:36:00Z">
                <w:rPr>
                  <w:noProof/>
                  <w:webHidden/>
                </w:rPr>
              </w:rPrChange>
            </w:rPr>
            <w:fldChar w:fldCharType="separate"/>
          </w:r>
          <w:r w:rsidR="00A615C8">
            <w:rPr>
              <w:noProof/>
              <w:webHidden/>
              <w:sz w:val="32"/>
              <w:szCs w:val="32"/>
            </w:rPr>
            <w:t>15</w:t>
          </w:r>
          <w:ins w:id="262" w:author="LECOFFRE Emilien" w:date="2017-07-04T16:36:00Z">
            <w:r w:rsidRPr="009256C6">
              <w:rPr>
                <w:noProof/>
                <w:webHidden/>
                <w:sz w:val="32"/>
                <w:szCs w:val="32"/>
                <w:rPrChange w:id="263" w:author="LECOFFRE Emilien" w:date="2017-07-04T16:36:00Z">
                  <w:rPr>
                    <w:noProof/>
                    <w:webHidden/>
                  </w:rPr>
                </w:rPrChange>
              </w:rPr>
              <w:fldChar w:fldCharType="end"/>
            </w:r>
            <w:r w:rsidRPr="009256C6">
              <w:rPr>
                <w:rStyle w:val="Lienhypertexte"/>
                <w:noProof/>
                <w:sz w:val="32"/>
                <w:szCs w:val="32"/>
                <w:rPrChange w:id="264" w:author="LECOFFRE Emilien" w:date="2017-07-04T16:36:00Z">
                  <w:rPr>
                    <w:rStyle w:val="Lienhypertexte"/>
                    <w:noProof/>
                  </w:rPr>
                </w:rPrChange>
              </w:rPr>
              <w:fldChar w:fldCharType="end"/>
            </w:r>
          </w:ins>
        </w:p>
        <w:p w14:paraId="6B6C7304" w14:textId="77777777" w:rsidR="009256C6" w:rsidRPr="009256C6" w:rsidRDefault="009256C6">
          <w:pPr>
            <w:pStyle w:val="TM2"/>
            <w:tabs>
              <w:tab w:val="left" w:pos="660"/>
              <w:tab w:val="right" w:leader="dot" w:pos="9282"/>
            </w:tabs>
            <w:rPr>
              <w:ins w:id="265" w:author="LECOFFRE Emilien" w:date="2017-07-04T16:36:00Z"/>
              <w:rFonts w:eastAsiaTheme="minorEastAsia"/>
              <w:noProof/>
              <w:sz w:val="32"/>
              <w:szCs w:val="32"/>
              <w:rPrChange w:id="266" w:author="LECOFFRE Emilien" w:date="2017-07-04T16:36:00Z">
                <w:rPr>
                  <w:ins w:id="267" w:author="LECOFFRE Emilien" w:date="2017-07-04T16:36:00Z"/>
                  <w:rFonts w:eastAsiaTheme="minorEastAsia"/>
                  <w:noProof/>
                </w:rPr>
              </w:rPrChange>
            </w:rPr>
          </w:pPr>
          <w:ins w:id="268" w:author="LECOFFRE Emilien" w:date="2017-07-04T16:36:00Z">
            <w:r w:rsidRPr="009256C6">
              <w:rPr>
                <w:rStyle w:val="Lienhypertexte"/>
                <w:noProof/>
                <w:sz w:val="32"/>
                <w:szCs w:val="32"/>
                <w:rPrChange w:id="269" w:author="LECOFFRE Emilien" w:date="2017-07-04T16:36:00Z">
                  <w:rPr>
                    <w:rStyle w:val="Lienhypertexte"/>
                    <w:noProof/>
                  </w:rPr>
                </w:rPrChange>
              </w:rPr>
              <w:fldChar w:fldCharType="begin"/>
            </w:r>
            <w:r w:rsidRPr="009256C6">
              <w:rPr>
                <w:rStyle w:val="Lienhypertexte"/>
                <w:noProof/>
                <w:sz w:val="32"/>
                <w:szCs w:val="32"/>
                <w:rPrChange w:id="270" w:author="LECOFFRE Emilien" w:date="2017-07-04T16:36:00Z">
                  <w:rPr>
                    <w:rStyle w:val="Lienhypertexte"/>
                    <w:noProof/>
                  </w:rPr>
                </w:rPrChange>
              </w:rPr>
              <w:instrText xml:space="preserve"> </w:instrText>
            </w:r>
            <w:r w:rsidRPr="009256C6">
              <w:rPr>
                <w:noProof/>
                <w:sz w:val="32"/>
                <w:szCs w:val="32"/>
                <w:rPrChange w:id="271" w:author="LECOFFRE Emilien" w:date="2017-07-04T16:36:00Z">
                  <w:rPr>
                    <w:noProof/>
                  </w:rPr>
                </w:rPrChange>
              </w:rPr>
              <w:instrText>HYPERLINK \l "_Toc486949527"</w:instrText>
            </w:r>
            <w:r w:rsidRPr="009256C6">
              <w:rPr>
                <w:rStyle w:val="Lienhypertexte"/>
                <w:noProof/>
                <w:sz w:val="32"/>
                <w:szCs w:val="32"/>
                <w:rPrChange w:id="272" w:author="LECOFFRE Emilien" w:date="2017-07-04T16:36:00Z">
                  <w:rPr>
                    <w:rStyle w:val="Lienhypertexte"/>
                    <w:noProof/>
                  </w:rPr>
                </w:rPrChange>
              </w:rPr>
              <w:instrText xml:space="preserve"> </w:instrText>
            </w:r>
            <w:r w:rsidRPr="009256C6">
              <w:rPr>
                <w:rStyle w:val="Lienhypertexte"/>
                <w:noProof/>
                <w:sz w:val="32"/>
                <w:szCs w:val="32"/>
                <w:rPrChange w:id="273" w:author="LECOFFRE Emilien" w:date="2017-07-04T16:36:00Z">
                  <w:rPr>
                    <w:rStyle w:val="Lienhypertexte"/>
                    <w:noProof/>
                  </w:rPr>
                </w:rPrChange>
              </w:rPr>
              <w:fldChar w:fldCharType="separate"/>
            </w:r>
            <w:r w:rsidRPr="009256C6">
              <w:rPr>
                <w:rStyle w:val="Lienhypertexte"/>
                <w:noProof/>
                <w:sz w:val="32"/>
                <w:szCs w:val="32"/>
                <w:lang w:val="fr-FR"/>
                <w:rPrChange w:id="274" w:author="LECOFFRE Emilien" w:date="2017-07-04T16:36:00Z">
                  <w:rPr>
                    <w:rStyle w:val="Lienhypertexte"/>
                    <w:noProof/>
                    <w:lang w:val="fr-FR"/>
                  </w:rPr>
                </w:rPrChange>
              </w:rPr>
              <w:t>5)</w:t>
            </w:r>
            <w:r w:rsidRPr="009256C6">
              <w:rPr>
                <w:rFonts w:eastAsiaTheme="minorEastAsia"/>
                <w:noProof/>
                <w:sz w:val="32"/>
                <w:szCs w:val="32"/>
                <w:rPrChange w:id="275" w:author="LECOFFRE Emilien" w:date="2017-07-04T16:36:00Z">
                  <w:rPr>
                    <w:rFonts w:eastAsiaTheme="minorEastAsia"/>
                    <w:noProof/>
                  </w:rPr>
                </w:rPrChange>
              </w:rPr>
              <w:tab/>
            </w:r>
            <w:r w:rsidRPr="009256C6">
              <w:rPr>
                <w:rStyle w:val="Lienhypertexte"/>
                <w:noProof/>
                <w:sz w:val="32"/>
                <w:szCs w:val="32"/>
                <w:lang w:val="fr-FR"/>
                <w:rPrChange w:id="276" w:author="LECOFFRE Emilien" w:date="2017-07-04T16:36:00Z">
                  <w:rPr>
                    <w:rStyle w:val="Lienhypertexte"/>
                    <w:noProof/>
                    <w:lang w:val="fr-FR"/>
                  </w:rPr>
                </w:rPrChange>
              </w:rPr>
              <w:t>Etape 5 : Ajouter une trame + contraintes de routage</w:t>
            </w:r>
            <w:r w:rsidRPr="009256C6">
              <w:rPr>
                <w:noProof/>
                <w:webHidden/>
                <w:sz w:val="32"/>
                <w:szCs w:val="32"/>
                <w:rPrChange w:id="277" w:author="LECOFFRE Emilien" w:date="2017-07-04T16:36:00Z">
                  <w:rPr>
                    <w:noProof/>
                    <w:webHidden/>
                  </w:rPr>
                </w:rPrChange>
              </w:rPr>
              <w:tab/>
            </w:r>
            <w:r w:rsidRPr="009256C6">
              <w:rPr>
                <w:noProof/>
                <w:webHidden/>
                <w:sz w:val="32"/>
                <w:szCs w:val="32"/>
                <w:rPrChange w:id="278" w:author="LECOFFRE Emilien" w:date="2017-07-04T16:36:00Z">
                  <w:rPr>
                    <w:noProof/>
                    <w:webHidden/>
                  </w:rPr>
                </w:rPrChange>
              </w:rPr>
              <w:fldChar w:fldCharType="begin"/>
            </w:r>
            <w:r w:rsidRPr="009256C6">
              <w:rPr>
                <w:noProof/>
                <w:webHidden/>
                <w:sz w:val="32"/>
                <w:szCs w:val="32"/>
                <w:rPrChange w:id="279" w:author="LECOFFRE Emilien" w:date="2017-07-04T16:36:00Z">
                  <w:rPr>
                    <w:noProof/>
                    <w:webHidden/>
                  </w:rPr>
                </w:rPrChange>
              </w:rPr>
              <w:instrText xml:space="preserve"> PAGEREF _Toc486949527 \h </w:instrText>
            </w:r>
          </w:ins>
          <w:r w:rsidRPr="00CD56B4">
            <w:rPr>
              <w:noProof/>
              <w:webHidden/>
              <w:sz w:val="32"/>
              <w:szCs w:val="32"/>
            </w:rPr>
          </w:r>
          <w:r w:rsidRPr="009256C6">
            <w:rPr>
              <w:noProof/>
              <w:webHidden/>
              <w:sz w:val="32"/>
              <w:szCs w:val="32"/>
              <w:rPrChange w:id="280" w:author="LECOFFRE Emilien" w:date="2017-07-04T16:36:00Z">
                <w:rPr>
                  <w:noProof/>
                  <w:webHidden/>
                </w:rPr>
              </w:rPrChange>
            </w:rPr>
            <w:fldChar w:fldCharType="separate"/>
          </w:r>
          <w:r w:rsidR="00A615C8">
            <w:rPr>
              <w:noProof/>
              <w:webHidden/>
              <w:sz w:val="32"/>
              <w:szCs w:val="32"/>
            </w:rPr>
            <w:t>19</w:t>
          </w:r>
          <w:ins w:id="281" w:author="LECOFFRE Emilien" w:date="2017-07-04T16:36:00Z">
            <w:r w:rsidRPr="009256C6">
              <w:rPr>
                <w:noProof/>
                <w:webHidden/>
                <w:sz w:val="32"/>
                <w:szCs w:val="32"/>
                <w:rPrChange w:id="282" w:author="LECOFFRE Emilien" w:date="2017-07-04T16:36:00Z">
                  <w:rPr>
                    <w:noProof/>
                    <w:webHidden/>
                  </w:rPr>
                </w:rPrChange>
              </w:rPr>
              <w:fldChar w:fldCharType="end"/>
            </w:r>
            <w:r w:rsidRPr="009256C6">
              <w:rPr>
                <w:rStyle w:val="Lienhypertexte"/>
                <w:noProof/>
                <w:sz w:val="32"/>
                <w:szCs w:val="32"/>
                <w:rPrChange w:id="283" w:author="LECOFFRE Emilien" w:date="2017-07-04T16:36:00Z">
                  <w:rPr>
                    <w:rStyle w:val="Lienhypertexte"/>
                    <w:noProof/>
                  </w:rPr>
                </w:rPrChange>
              </w:rPr>
              <w:fldChar w:fldCharType="end"/>
            </w:r>
          </w:ins>
        </w:p>
        <w:p w14:paraId="3A85599D" w14:textId="77777777" w:rsidR="009256C6" w:rsidRPr="009256C6" w:rsidRDefault="009256C6">
          <w:pPr>
            <w:pStyle w:val="TM2"/>
            <w:tabs>
              <w:tab w:val="left" w:pos="660"/>
              <w:tab w:val="right" w:leader="dot" w:pos="9282"/>
            </w:tabs>
            <w:rPr>
              <w:ins w:id="284" w:author="LECOFFRE Emilien" w:date="2017-07-04T16:36:00Z"/>
              <w:rFonts w:eastAsiaTheme="minorEastAsia"/>
              <w:noProof/>
              <w:sz w:val="32"/>
              <w:szCs w:val="32"/>
              <w:rPrChange w:id="285" w:author="LECOFFRE Emilien" w:date="2017-07-04T16:36:00Z">
                <w:rPr>
                  <w:ins w:id="286" w:author="LECOFFRE Emilien" w:date="2017-07-04T16:36:00Z"/>
                  <w:rFonts w:eastAsiaTheme="minorEastAsia"/>
                  <w:noProof/>
                </w:rPr>
              </w:rPrChange>
            </w:rPr>
          </w:pPr>
          <w:ins w:id="287" w:author="LECOFFRE Emilien" w:date="2017-07-04T16:36:00Z">
            <w:r w:rsidRPr="009256C6">
              <w:rPr>
                <w:rStyle w:val="Lienhypertexte"/>
                <w:noProof/>
                <w:sz w:val="32"/>
                <w:szCs w:val="32"/>
                <w:rPrChange w:id="288" w:author="LECOFFRE Emilien" w:date="2017-07-04T16:36:00Z">
                  <w:rPr>
                    <w:rStyle w:val="Lienhypertexte"/>
                    <w:noProof/>
                  </w:rPr>
                </w:rPrChange>
              </w:rPr>
              <w:fldChar w:fldCharType="begin"/>
            </w:r>
            <w:r w:rsidRPr="009256C6">
              <w:rPr>
                <w:rStyle w:val="Lienhypertexte"/>
                <w:noProof/>
                <w:sz w:val="32"/>
                <w:szCs w:val="32"/>
                <w:rPrChange w:id="289" w:author="LECOFFRE Emilien" w:date="2017-07-04T16:36:00Z">
                  <w:rPr>
                    <w:rStyle w:val="Lienhypertexte"/>
                    <w:noProof/>
                  </w:rPr>
                </w:rPrChange>
              </w:rPr>
              <w:instrText xml:space="preserve"> </w:instrText>
            </w:r>
            <w:r w:rsidRPr="009256C6">
              <w:rPr>
                <w:noProof/>
                <w:sz w:val="32"/>
                <w:szCs w:val="32"/>
                <w:rPrChange w:id="290" w:author="LECOFFRE Emilien" w:date="2017-07-04T16:36:00Z">
                  <w:rPr>
                    <w:noProof/>
                  </w:rPr>
                </w:rPrChange>
              </w:rPr>
              <w:instrText>HYPERLINK \l "_Toc486949528"</w:instrText>
            </w:r>
            <w:r w:rsidRPr="009256C6">
              <w:rPr>
                <w:rStyle w:val="Lienhypertexte"/>
                <w:noProof/>
                <w:sz w:val="32"/>
                <w:szCs w:val="32"/>
                <w:rPrChange w:id="291" w:author="LECOFFRE Emilien" w:date="2017-07-04T16:36:00Z">
                  <w:rPr>
                    <w:rStyle w:val="Lienhypertexte"/>
                    <w:noProof/>
                  </w:rPr>
                </w:rPrChange>
              </w:rPr>
              <w:instrText xml:space="preserve"> </w:instrText>
            </w:r>
            <w:r w:rsidRPr="009256C6">
              <w:rPr>
                <w:rStyle w:val="Lienhypertexte"/>
                <w:noProof/>
                <w:sz w:val="32"/>
                <w:szCs w:val="32"/>
                <w:rPrChange w:id="292" w:author="LECOFFRE Emilien" w:date="2017-07-04T16:36:00Z">
                  <w:rPr>
                    <w:rStyle w:val="Lienhypertexte"/>
                    <w:noProof/>
                  </w:rPr>
                </w:rPrChange>
              </w:rPr>
              <w:fldChar w:fldCharType="separate"/>
            </w:r>
            <w:r w:rsidRPr="009256C6">
              <w:rPr>
                <w:rStyle w:val="Lienhypertexte"/>
                <w:noProof/>
                <w:sz w:val="32"/>
                <w:szCs w:val="32"/>
                <w:lang w:val="fr-FR"/>
                <w:rPrChange w:id="293" w:author="LECOFFRE Emilien" w:date="2017-07-04T16:36:00Z">
                  <w:rPr>
                    <w:rStyle w:val="Lienhypertexte"/>
                    <w:noProof/>
                    <w:lang w:val="fr-FR"/>
                  </w:rPr>
                </w:rPrChange>
              </w:rPr>
              <w:t>6)</w:t>
            </w:r>
            <w:r w:rsidRPr="009256C6">
              <w:rPr>
                <w:rFonts w:eastAsiaTheme="minorEastAsia"/>
                <w:noProof/>
                <w:sz w:val="32"/>
                <w:szCs w:val="32"/>
                <w:rPrChange w:id="294" w:author="LECOFFRE Emilien" w:date="2017-07-04T16:36:00Z">
                  <w:rPr>
                    <w:rFonts w:eastAsiaTheme="minorEastAsia"/>
                    <w:noProof/>
                  </w:rPr>
                </w:rPrChange>
              </w:rPr>
              <w:tab/>
            </w:r>
            <w:r w:rsidRPr="009256C6">
              <w:rPr>
                <w:rStyle w:val="Lienhypertexte"/>
                <w:noProof/>
                <w:sz w:val="32"/>
                <w:szCs w:val="32"/>
                <w:lang w:val="fr-FR"/>
                <w:rPrChange w:id="295" w:author="LECOFFRE Emilien" w:date="2017-07-04T16:36:00Z">
                  <w:rPr>
                    <w:rStyle w:val="Lienhypertexte"/>
                    <w:noProof/>
                    <w:lang w:val="fr-FR"/>
                  </w:rPr>
                </w:rPrChange>
              </w:rPr>
              <w:t>Etape 6 : Fixer le routage</w:t>
            </w:r>
            <w:r w:rsidRPr="009256C6">
              <w:rPr>
                <w:noProof/>
                <w:webHidden/>
                <w:sz w:val="32"/>
                <w:szCs w:val="32"/>
                <w:rPrChange w:id="296" w:author="LECOFFRE Emilien" w:date="2017-07-04T16:36:00Z">
                  <w:rPr>
                    <w:noProof/>
                    <w:webHidden/>
                  </w:rPr>
                </w:rPrChange>
              </w:rPr>
              <w:tab/>
            </w:r>
            <w:r w:rsidRPr="009256C6">
              <w:rPr>
                <w:noProof/>
                <w:webHidden/>
                <w:sz w:val="32"/>
                <w:szCs w:val="32"/>
                <w:rPrChange w:id="297" w:author="LECOFFRE Emilien" w:date="2017-07-04T16:36:00Z">
                  <w:rPr>
                    <w:noProof/>
                    <w:webHidden/>
                  </w:rPr>
                </w:rPrChange>
              </w:rPr>
              <w:fldChar w:fldCharType="begin"/>
            </w:r>
            <w:r w:rsidRPr="009256C6">
              <w:rPr>
                <w:noProof/>
                <w:webHidden/>
                <w:sz w:val="32"/>
                <w:szCs w:val="32"/>
                <w:rPrChange w:id="298" w:author="LECOFFRE Emilien" w:date="2017-07-04T16:36:00Z">
                  <w:rPr>
                    <w:noProof/>
                    <w:webHidden/>
                  </w:rPr>
                </w:rPrChange>
              </w:rPr>
              <w:instrText xml:space="preserve"> PAGEREF _Toc486949528 \h </w:instrText>
            </w:r>
          </w:ins>
          <w:r w:rsidRPr="00CD56B4">
            <w:rPr>
              <w:noProof/>
              <w:webHidden/>
              <w:sz w:val="32"/>
              <w:szCs w:val="32"/>
            </w:rPr>
          </w:r>
          <w:r w:rsidRPr="009256C6">
            <w:rPr>
              <w:noProof/>
              <w:webHidden/>
              <w:sz w:val="32"/>
              <w:szCs w:val="32"/>
              <w:rPrChange w:id="299" w:author="LECOFFRE Emilien" w:date="2017-07-04T16:36:00Z">
                <w:rPr>
                  <w:noProof/>
                  <w:webHidden/>
                </w:rPr>
              </w:rPrChange>
            </w:rPr>
            <w:fldChar w:fldCharType="separate"/>
          </w:r>
          <w:r w:rsidR="00A615C8">
            <w:rPr>
              <w:noProof/>
              <w:webHidden/>
              <w:sz w:val="32"/>
              <w:szCs w:val="32"/>
            </w:rPr>
            <w:t>21</w:t>
          </w:r>
          <w:ins w:id="300" w:author="LECOFFRE Emilien" w:date="2017-07-04T16:36:00Z">
            <w:r w:rsidRPr="009256C6">
              <w:rPr>
                <w:noProof/>
                <w:webHidden/>
                <w:sz w:val="32"/>
                <w:szCs w:val="32"/>
                <w:rPrChange w:id="301" w:author="LECOFFRE Emilien" w:date="2017-07-04T16:36:00Z">
                  <w:rPr>
                    <w:noProof/>
                    <w:webHidden/>
                  </w:rPr>
                </w:rPrChange>
              </w:rPr>
              <w:fldChar w:fldCharType="end"/>
            </w:r>
            <w:r w:rsidRPr="009256C6">
              <w:rPr>
                <w:rStyle w:val="Lienhypertexte"/>
                <w:noProof/>
                <w:sz w:val="32"/>
                <w:szCs w:val="32"/>
                <w:rPrChange w:id="302" w:author="LECOFFRE Emilien" w:date="2017-07-04T16:36:00Z">
                  <w:rPr>
                    <w:rStyle w:val="Lienhypertexte"/>
                    <w:noProof/>
                  </w:rPr>
                </w:rPrChange>
              </w:rPr>
              <w:fldChar w:fldCharType="end"/>
            </w:r>
          </w:ins>
        </w:p>
        <w:p w14:paraId="28CBAAF0" w14:textId="77777777" w:rsidR="009256C6" w:rsidRPr="009256C6" w:rsidRDefault="009256C6">
          <w:pPr>
            <w:pStyle w:val="TM2"/>
            <w:tabs>
              <w:tab w:val="left" w:pos="660"/>
              <w:tab w:val="right" w:leader="dot" w:pos="9282"/>
            </w:tabs>
            <w:rPr>
              <w:ins w:id="303" w:author="LECOFFRE Emilien" w:date="2017-07-04T16:36:00Z"/>
              <w:rFonts w:eastAsiaTheme="minorEastAsia"/>
              <w:noProof/>
              <w:sz w:val="32"/>
              <w:szCs w:val="32"/>
              <w:rPrChange w:id="304" w:author="LECOFFRE Emilien" w:date="2017-07-04T16:36:00Z">
                <w:rPr>
                  <w:ins w:id="305" w:author="LECOFFRE Emilien" w:date="2017-07-04T16:36:00Z"/>
                  <w:rFonts w:eastAsiaTheme="minorEastAsia"/>
                  <w:noProof/>
                </w:rPr>
              </w:rPrChange>
            </w:rPr>
          </w:pPr>
          <w:ins w:id="306" w:author="LECOFFRE Emilien" w:date="2017-07-04T16:36:00Z">
            <w:r w:rsidRPr="009256C6">
              <w:rPr>
                <w:rStyle w:val="Lienhypertexte"/>
                <w:noProof/>
                <w:sz w:val="32"/>
                <w:szCs w:val="32"/>
                <w:rPrChange w:id="307" w:author="LECOFFRE Emilien" w:date="2017-07-04T16:36:00Z">
                  <w:rPr>
                    <w:rStyle w:val="Lienhypertexte"/>
                    <w:noProof/>
                  </w:rPr>
                </w:rPrChange>
              </w:rPr>
              <w:fldChar w:fldCharType="begin"/>
            </w:r>
            <w:r w:rsidRPr="009256C6">
              <w:rPr>
                <w:rStyle w:val="Lienhypertexte"/>
                <w:noProof/>
                <w:sz w:val="32"/>
                <w:szCs w:val="32"/>
                <w:rPrChange w:id="308" w:author="LECOFFRE Emilien" w:date="2017-07-04T16:36:00Z">
                  <w:rPr>
                    <w:rStyle w:val="Lienhypertexte"/>
                    <w:noProof/>
                  </w:rPr>
                </w:rPrChange>
              </w:rPr>
              <w:instrText xml:space="preserve"> </w:instrText>
            </w:r>
            <w:r w:rsidRPr="009256C6">
              <w:rPr>
                <w:noProof/>
                <w:sz w:val="32"/>
                <w:szCs w:val="32"/>
                <w:rPrChange w:id="309" w:author="LECOFFRE Emilien" w:date="2017-07-04T16:36:00Z">
                  <w:rPr>
                    <w:noProof/>
                  </w:rPr>
                </w:rPrChange>
              </w:rPr>
              <w:instrText>HYPERLINK \l "_Toc486949531"</w:instrText>
            </w:r>
            <w:r w:rsidRPr="009256C6">
              <w:rPr>
                <w:rStyle w:val="Lienhypertexte"/>
                <w:noProof/>
                <w:sz w:val="32"/>
                <w:szCs w:val="32"/>
                <w:rPrChange w:id="310" w:author="LECOFFRE Emilien" w:date="2017-07-04T16:36:00Z">
                  <w:rPr>
                    <w:rStyle w:val="Lienhypertexte"/>
                    <w:noProof/>
                  </w:rPr>
                </w:rPrChange>
              </w:rPr>
              <w:instrText xml:space="preserve"> </w:instrText>
            </w:r>
            <w:r w:rsidRPr="009256C6">
              <w:rPr>
                <w:rStyle w:val="Lienhypertexte"/>
                <w:noProof/>
                <w:sz w:val="32"/>
                <w:szCs w:val="32"/>
                <w:rPrChange w:id="311" w:author="LECOFFRE Emilien" w:date="2017-07-04T16:36:00Z">
                  <w:rPr>
                    <w:rStyle w:val="Lienhypertexte"/>
                    <w:noProof/>
                  </w:rPr>
                </w:rPrChange>
              </w:rPr>
              <w:fldChar w:fldCharType="separate"/>
            </w:r>
            <w:r w:rsidRPr="009256C6">
              <w:rPr>
                <w:rStyle w:val="Lienhypertexte"/>
                <w:noProof/>
                <w:sz w:val="32"/>
                <w:szCs w:val="32"/>
                <w:rPrChange w:id="312" w:author="LECOFFRE Emilien" w:date="2017-07-04T16:36:00Z">
                  <w:rPr>
                    <w:rStyle w:val="Lienhypertexte"/>
                    <w:noProof/>
                  </w:rPr>
                </w:rPrChange>
              </w:rPr>
              <w:t>7)</w:t>
            </w:r>
            <w:r w:rsidRPr="009256C6">
              <w:rPr>
                <w:rFonts w:eastAsiaTheme="minorEastAsia"/>
                <w:noProof/>
                <w:sz w:val="32"/>
                <w:szCs w:val="32"/>
                <w:rPrChange w:id="313" w:author="LECOFFRE Emilien" w:date="2017-07-04T16:36:00Z">
                  <w:rPr>
                    <w:rFonts w:eastAsiaTheme="minorEastAsia"/>
                    <w:noProof/>
                  </w:rPr>
                </w:rPrChange>
              </w:rPr>
              <w:tab/>
            </w:r>
            <w:r w:rsidRPr="009256C6">
              <w:rPr>
                <w:rStyle w:val="Lienhypertexte"/>
                <w:noProof/>
                <w:sz w:val="32"/>
                <w:szCs w:val="32"/>
                <w:rPrChange w:id="314" w:author="LECOFFRE Emilien" w:date="2017-07-04T16:36:00Z">
                  <w:rPr>
                    <w:rStyle w:val="Lienhypertexte"/>
                    <w:noProof/>
                  </w:rPr>
                </w:rPrChange>
              </w:rPr>
              <w:t>Etape 7 : Fixer des paramètres</w:t>
            </w:r>
            <w:r w:rsidRPr="009256C6">
              <w:rPr>
                <w:noProof/>
                <w:webHidden/>
                <w:sz w:val="32"/>
                <w:szCs w:val="32"/>
                <w:rPrChange w:id="315" w:author="LECOFFRE Emilien" w:date="2017-07-04T16:36:00Z">
                  <w:rPr>
                    <w:noProof/>
                    <w:webHidden/>
                  </w:rPr>
                </w:rPrChange>
              </w:rPr>
              <w:tab/>
            </w:r>
            <w:r w:rsidRPr="009256C6">
              <w:rPr>
                <w:noProof/>
                <w:webHidden/>
                <w:sz w:val="32"/>
                <w:szCs w:val="32"/>
                <w:rPrChange w:id="316" w:author="LECOFFRE Emilien" w:date="2017-07-04T16:36:00Z">
                  <w:rPr>
                    <w:noProof/>
                    <w:webHidden/>
                  </w:rPr>
                </w:rPrChange>
              </w:rPr>
              <w:fldChar w:fldCharType="begin"/>
            </w:r>
            <w:r w:rsidRPr="009256C6">
              <w:rPr>
                <w:noProof/>
                <w:webHidden/>
                <w:sz w:val="32"/>
                <w:szCs w:val="32"/>
                <w:rPrChange w:id="317" w:author="LECOFFRE Emilien" w:date="2017-07-04T16:36:00Z">
                  <w:rPr>
                    <w:noProof/>
                    <w:webHidden/>
                  </w:rPr>
                </w:rPrChange>
              </w:rPr>
              <w:instrText xml:space="preserve"> PAGEREF _Toc486949531 \h </w:instrText>
            </w:r>
          </w:ins>
          <w:r w:rsidRPr="00CD56B4">
            <w:rPr>
              <w:noProof/>
              <w:webHidden/>
              <w:sz w:val="32"/>
              <w:szCs w:val="32"/>
            </w:rPr>
          </w:r>
          <w:r w:rsidRPr="009256C6">
            <w:rPr>
              <w:noProof/>
              <w:webHidden/>
              <w:sz w:val="32"/>
              <w:szCs w:val="32"/>
              <w:rPrChange w:id="318" w:author="LECOFFRE Emilien" w:date="2017-07-04T16:36:00Z">
                <w:rPr>
                  <w:noProof/>
                  <w:webHidden/>
                </w:rPr>
              </w:rPrChange>
            </w:rPr>
            <w:fldChar w:fldCharType="separate"/>
          </w:r>
          <w:r w:rsidR="00A615C8">
            <w:rPr>
              <w:noProof/>
              <w:webHidden/>
              <w:sz w:val="32"/>
              <w:szCs w:val="32"/>
            </w:rPr>
            <w:t>22</w:t>
          </w:r>
          <w:ins w:id="319" w:author="LECOFFRE Emilien" w:date="2017-07-04T16:36:00Z">
            <w:r w:rsidRPr="009256C6">
              <w:rPr>
                <w:noProof/>
                <w:webHidden/>
                <w:sz w:val="32"/>
                <w:szCs w:val="32"/>
                <w:rPrChange w:id="320" w:author="LECOFFRE Emilien" w:date="2017-07-04T16:36:00Z">
                  <w:rPr>
                    <w:noProof/>
                    <w:webHidden/>
                  </w:rPr>
                </w:rPrChange>
              </w:rPr>
              <w:fldChar w:fldCharType="end"/>
            </w:r>
            <w:r w:rsidRPr="009256C6">
              <w:rPr>
                <w:rStyle w:val="Lienhypertexte"/>
                <w:noProof/>
                <w:sz w:val="32"/>
                <w:szCs w:val="32"/>
                <w:rPrChange w:id="321" w:author="LECOFFRE Emilien" w:date="2017-07-04T16:36:00Z">
                  <w:rPr>
                    <w:rStyle w:val="Lienhypertexte"/>
                    <w:noProof/>
                  </w:rPr>
                </w:rPrChange>
              </w:rPr>
              <w:fldChar w:fldCharType="end"/>
            </w:r>
          </w:ins>
        </w:p>
        <w:p w14:paraId="286976EE" w14:textId="77777777" w:rsidR="009256C6" w:rsidRPr="009256C6" w:rsidRDefault="009256C6">
          <w:pPr>
            <w:pStyle w:val="TM2"/>
            <w:tabs>
              <w:tab w:val="left" w:pos="660"/>
              <w:tab w:val="right" w:leader="dot" w:pos="9282"/>
            </w:tabs>
            <w:rPr>
              <w:ins w:id="322" w:author="LECOFFRE Emilien" w:date="2017-07-04T16:36:00Z"/>
              <w:rFonts w:eastAsiaTheme="minorEastAsia"/>
              <w:noProof/>
              <w:sz w:val="32"/>
              <w:szCs w:val="32"/>
              <w:rPrChange w:id="323" w:author="LECOFFRE Emilien" w:date="2017-07-04T16:36:00Z">
                <w:rPr>
                  <w:ins w:id="324" w:author="LECOFFRE Emilien" w:date="2017-07-04T16:36:00Z"/>
                  <w:rFonts w:eastAsiaTheme="minorEastAsia"/>
                  <w:noProof/>
                </w:rPr>
              </w:rPrChange>
            </w:rPr>
          </w:pPr>
          <w:ins w:id="325" w:author="LECOFFRE Emilien" w:date="2017-07-04T16:36:00Z">
            <w:r w:rsidRPr="009256C6">
              <w:rPr>
                <w:rStyle w:val="Lienhypertexte"/>
                <w:noProof/>
                <w:sz w:val="32"/>
                <w:szCs w:val="32"/>
                <w:rPrChange w:id="326" w:author="LECOFFRE Emilien" w:date="2017-07-04T16:36:00Z">
                  <w:rPr>
                    <w:rStyle w:val="Lienhypertexte"/>
                    <w:noProof/>
                  </w:rPr>
                </w:rPrChange>
              </w:rPr>
              <w:fldChar w:fldCharType="begin"/>
            </w:r>
            <w:r w:rsidRPr="009256C6">
              <w:rPr>
                <w:rStyle w:val="Lienhypertexte"/>
                <w:noProof/>
                <w:sz w:val="32"/>
                <w:szCs w:val="32"/>
                <w:rPrChange w:id="327" w:author="LECOFFRE Emilien" w:date="2017-07-04T16:36:00Z">
                  <w:rPr>
                    <w:rStyle w:val="Lienhypertexte"/>
                    <w:noProof/>
                  </w:rPr>
                </w:rPrChange>
              </w:rPr>
              <w:instrText xml:space="preserve"> </w:instrText>
            </w:r>
            <w:r w:rsidRPr="009256C6">
              <w:rPr>
                <w:noProof/>
                <w:sz w:val="32"/>
                <w:szCs w:val="32"/>
                <w:rPrChange w:id="328" w:author="LECOFFRE Emilien" w:date="2017-07-04T16:36:00Z">
                  <w:rPr>
                    <w:noProof/>
                  </w:rPr>
                </w:rPrChange>
              </w:rPr>
              <w:instrText>HYPERLINK \l "_Toc486949532"</w:instrText>
            </w:r>
            <w:r w:rsidRPr="009256C6">
              <w:rPr>
                <w:rStyle w:val="Lienhypertexte"/>
                <w:noProof/>
                <w:sz w:val="32"/>
                <w:szCs w:val="32"/>
                <w:rPrChange w:id="329" w:author="LECOFFRE Emilien" w:date="2017-07-04T16:36:00Z">
                  <w:rPr>
                    <w:rStyle w:val="Lienhypertexte"/>
                    <w:noProof/>
                  </w:rPr>
                </w:rPrChange>
              </w:rPr>
              <w:instrText xml:space="preserve"> </w:instrText>
            </w:r>
            <w:r w:rsidRPr="009256C6">
              <w:rPr>
                <w:rStyle w:val="Lienhypertexte"/>
                <w:noProof/>
                <w:sz w:val="32"/>
                <w:szCs w:val="32"/>
                <w:rPrChange w:id="330" w:author="LECOFFRE Emilien" w:date="2017-07-04T16:36:00Z">
                  <w:rPr>
                    <w:rStyle w:val="Lienhypertexte"/>
                    <w:noProof/>
                  </w:rPr>
                </w:rPrChange>
              </w:rPr>
              <w:fldChar w:fldCharType="separate"/>
            </w:r>
            <w:r w:rsidRPr="009256C6">
              <w:rPr>
                <w:rStyle w:val="Lienhypertexte"/>
                <w:noProof/>
                <w:sz w:val="32"/>
                <w:szCs w:val="32"/>
                <w:lang w:val="fr-FR"/>
                <w:rPrChange w:id="331" w:author="LECOFFRE Emilien" w:date="2017-07-04T16:36:00Z">
                  <w:rPr>
                    <w:rStyle w:val="Lienhypertexte"/>
                    <w:noProof/>
                    <w:lang w:val="fr-FR"/>
                  </w:rPr>
                </w:rPrChange>
              </w:rPr>
              <w:t>8)</w:t>
            </w:r>
            <w:r w:rsidRPr="009256C6">
              <w:rPr>
                <w:rFonts w:eastAsiaTheme="minorEastAsia"/>
                <w:noProof/>
                <w:sz w:val="32"/>
                <w:szCs w:val="32"/>
                <w:rPrChange w:id="332" w:author="LECOFFRE Emilien" w:date="2017-07-04T16:36:00Z">
                  <w:rPr>
                    <w:rFonts w:eastAsiaTheme="minorEastAsia"/>
                    <w:noProof/>
                  </w:rPr>
                </w:rPrChange>
              </w:rPr>
              <w:tab/>
            </w:r>
            <w:r w:rsidRPr="009256C6">
              <w:rPr>
                <w:rStyle w:val="Lienhypertexte"/>
                <w:noProof/>
                <w:sz w:val="32"/>
                <w:szCs w:val="32"/>
                <w:lang w:val="fr-FR"/>
                <w:rPrChange w:id="333" w:author="LECOFFRE Emilien" w:date="2017-07-04T16:36:00Z">
                  <w:rPr>
                    <w:rStyle w:val="Lienhypertexte"/>
                    <w:noProof/>
                    <w:lang w:val="fr-FR"/>
                  </w:rPr>
                </w:rPrChange>
              </w:rPr>
              <w:t>Etape 8 (Commune à tous les modes)</w:t>
            </w:r>
            <w:r w:rsidRPr="009256C6">
              <w:rPr>
                <w:noProof/>
                <w:webHidden/>
                <w:sz w:val="32"/>
                <w:szCs w:val="32"/>
                <w:rPrChange w:id="334" w:author="LECOFFRE Emilien" w:date="2017-07-04T16:36:00Z">
                  <w:rPr>
                    <w:noProof/>
                    <w:webHidden/>
                  </w:rPr>
                </w:rPrChange>
              </w:rPr>
              <w:tab/>
            </w:r>
            <w:r w:rsidRPr="009256C6">
              <w:rPr>
                <w:noProof/>
                <w:webHidden/>
                <w:sz w:val="32"/>
                <w:szCs w:val="32"/>
                <w:rPrChange w:id="335" w:author="LECOFFRE Emilien" w:date="2017-07-04T16:36:00Z">
                  <w:rPr>
                    <w:noProof/>
                    <w:webHidden/>
                  </w:rPr>
                </w:rPrChange>
              </w:rPr>
              <w:fldChar w:fldCharType="begin"/>
            </w:r>
            <w:r w:rsidRPr="009256C6">
              <w:rPr>
                <w:noProof/>
                <w:webHidden/>
                <w:sz w:val="32"/>
                <w:szCs w:val="32"/>
                <w:rPrChange w:id="336" w:author="LECOFFRE Emilien" w:date="2017-07-04T16:36:00Z">
                  <w:rPr>
                    <w:noProof/>
                    <w:webHidden/>
                  </w:rPr>
                </w:rPrChange>
              </w:rPr>
              <w:instrText xml:space="preserve"> PAGEREF _Toc486949532 \h </w:instrText>
            </w:r>
          </w:ins>
          <w:r w:rsidRPr="00CD56B4">
            <w:rPr>
              <w:noProof/>
              <w:webHidden/>
              <w:sz w:val="32"/>
              <w:szCs w:val="32"/>
            </w:rPr>
          </w:r>
          <w:r w:rsidRPr="009256C6">
            <w:rPr>
              <w:noProof/>
              <w:webHidden/>
              <w:sz w:val="32"/>
              <w:szCs w:val="32"/>
              <w:rPrChange w:id="337" w:author="LECOFFRE Emilien" w:date="2017-07-04T16:36:00Z">
                <w:rPr>
                  <w:noProof/>
                  <w:webHidden/>
                </w:rPr>
              </w:rPrChange>
            </w:rPr>
            <w:fldChar w:fldCharType="separate"/>
          </w:r>
          <w:r w:rsidR="00A615C8">
            <w:rPr>
              <w:noProof/>
              <w:webHidden/>
              <w:sz w:val="32"/>
              <w:szCs w:val="32"/>
            </w:rPr>
            <w:t>23</w:t>
          </w:r>
          <w:ins w:id="338" w:author="LECOFFRE Emilien" w:date="2017-07-04T16:36:00Z">
            <w:r w:rsidRPr="009256C6">
              <w:rPr>
                <w:noProof/>
                <w:webHidden/>
                <w:sz w:val="32"/>
                <w:szCs w:val="32"/>
                <w:rPrChange w:id="339" w:author="LECOFFRE Emilien" w:date="2017-07-04T16:36:00Z">
                  <w:rPr>
                    <w:noProof/>
                    <w:webHidden/>
                  </w:rPr>
                </w:rPrChange>
              </w:rPr>
              <w:fldChar w:fldCharType="end"/>
            </w:r>
            <w:r w:rsidRPr="009256C6">
              <w:rPr>
                <w:rStyle w:val="Lienhypertexte"/>
                <w:noProof/>
                <w:sz w:val="32"/>
                <w:szCs w:val="32"/>
                <w:rPrChange w:id="340" w:author="LECOFFRE Emilien" w:date="2017-07-04T16:36:00Z">
                  <w:rPr>
                    <w:rStyle w:val="Lienhypertexte"/>
                    <w:noProof/>
                  </w:rPr>
                </w:rPrChange>
              </w:rPr>
              <w:fldChar w:fldCharType="end"/>
            </w:r>
          </w:ins>
        </w:p>
        <w:p w14:paraId="710455B6" w14:textId="77777777" w:rsidR="009256C6" w:rsidRPr="009256C6" w:rsidRDefault="009256C6">
          <w:pPr>
            <w:pStyle w:val="TM1"/>
            <w:tabs>
              <w:tab w:val="right" w:leader="dot" w:pos="9282"/>
            </w:tabs>
            <w:rPr>
              <w:ins w:id="341" w:author="LECOFFRE Emilien" w:date="2017-07-04T16:36:00Z"/>
              <w:rFonts w:eastAsiaTheme="minorEastAsia"/>
              <w:noProof/>
              <w:sz w:val="32"/>
              <w:szCs w:val="32"/>
              <w:rPrChange w:id="342" w:author="LECOFFRE Emilien" w:date="2017-07-04T16:36:00Z">
                <w:rPr>
                  <w:ins w:id="343" w:author="LECOFFRE Emilien" w:date="2017-07-04T16:36:00Z"/>
                  <w:rFonts w:eastAsiaTheme="minorEastAsia"/>
                  <w:noProof/>
                </w:rPr>
              </w:rPrChange>
            </w:rPr>
          </w:pPr>
          <w:ins w:id="344" w:author="LECOFFRE Emilien" w:date="2017-07-04T16:36:00Z">
            <w:r w:rsidRPr="009256C6">
              <w:rPr>
                <w:rStyle w:val="Lienhypertexte"/>
                <w:noProof/>
                <w:sz w:val="32"/>
                <w:szCs w:val="32"/>
                <w:rPrChange w:id="345" w:author="LECOFFRE Emilien" w:date="2017-07-04T16:36:00Z">
                  <w:rPr>
                    <w:rStyle w:val="Lienhypertexte"/>
                    <w:noProof/>
                  </w:rPr>
                </w:rPrChange>
              </w:rPr>
              <w:fldChar w:fldCharType="begin"/>
            </w:r>
            <w:r w:rsidRPr="009256C6">
              <w:rPr>
                <w:rStyle w:val="Lienhypertexte"/>
                <w:noProof/>
                <w:sz w:val="32"/>
                <w:szCs w:val="32"/>
                <w:rPrChange w:id="346" w:author="LECOFFRE Emilien" w:date="2017-07-04T16:36:00Z">
                  <w:rPr>
                    <w:rStyle w:val="Lienhypertexte"/>
                    <w:noProof/>
                  </w:rPr>
                </w:rPrChange>
              </w:rPr>
              <w:instrText xml:space="preserve"> </w:instrText>
            </w:r>
            <w:r w:rsidRPr="009256C6">
              <w:rPr>
                <w:noProof/>
                <w:sz w:val="32"/>
                <w:szCs w:val="32"/>
                <w:rPrChange w:id="347" w:author="LECOFFRE Emilien" w:date="2017-07-04T16:36:00Z">
                  <w:rPr>
                    <w:noProof/>
                  </w:rPr>
                </w:rPrChange>
              </w:rPr>
              <w:instrText>HYPERLINK \l "_Toc486949533"</w:instrText>
            </w:r>
            <w:r w:rsidRPr="009256C6">
              <w:rPr>
                <w:rStyle w:val="Lienhypertexte"/>
                <w:noProof/>
                <w:sz w:val="32"/>
                <w:szCs w:val="32"/>
                <w:rPrChange w:id="348" w:author="LECOFFRE Emilien" w:date="2017-07-04T16:36:00Z">
                  <w:rPr>
                    <w:rStyle w:val="Lienhypertexte"/>
                    <w:noProof/>
                  </w:rPr>
                </w:rPrChange>
              </w:rPr>
              <w:instrText xml:space="preserve"> </w:instrText>
            </w:r>
            <w:r w:rsidRPr="009256C6">
              <w:rPr>
                <w:rStyle w:val="Lienhypertexte"/>
                <w:noProof/>
                <w:sz w:val="32"/>
                <w:szCs w:val="32"/>
                <w:rPrChange w:id="349" w:author="LECOFFRE Emilien" w:date="2017-07-04T16:36:00Z">
                  <w:rPr>
                    <w:rStyle w:val="Lienhypertexte"/>
                    <w:noProof/>
                  </w:rPr>
                </w:rPrChange>
              </w:rPr>
              <w:fldChar w:fldCharType="separate"/>
            </w:r>
            <w:r w:rsidRPr="009256C6">
              <w:rPr>
                <w:rStyle w:val="Lienhypertexte"/>
                <w:noProof/>
                <w:sz w:val="32"/>
                <w:szCs w:val="32"/>
                <w:lang w:val="fr-FR"/>
                <w:rPrChange w:id="350" w:author="LECOFFRE Emilien" w:date="2017-07-04T16:36:00Z">
                  <w:rPr>
                    <w:rStyle w:val="Lienhypertexte"/>
                    <w:noProof/>
                    <w:lang w:val="fr-FR"/>
                  </w:rPr>
                </w:rPrChange>
              </w:rPr>
              <w:t>Dessiner la topologie générée par l’outil</w:t>
            </w:r>
            <w:r w:rsidRPr="009256C6">
              <w:rPr>
                <w:noProof/>
                <w:webHidden/>
                <w:sz w:val="32"/>
                <w:szCs w:val="32"/>
                <w:rPrChange w:id="351" w:author="LECOFFRE Emilien" w:date="2017-07-04T16:36:00Z">
                  <w:rPr>
                    <w:noProof/>
                    <w:webHidden/>
                  </w:rPr>
                </w:rPrChange>
              </w:rPr>
              <w:tab/>
            </w:r>
            <w:r w:rsidRPr="009256C6">
              <w:rPr>
                <w:noProof/>
                <w:webHidden/>
                <w:sz w:val="32"/>
                <w:szCs w:val="32"/>
                <w:rPrChange w:id="352" w:author="LECOFFRE Emilien" w:date="2017-07-04T16:36:00Z">
                  <w:rPr>
                    <w:noProof/>
                    <w:webHidden/>
                  </w:rPr>
                </w:rPrChange>
              </w:rPr>
              <w:fldChar w:fldCharType="begin"/>
            </w:r>
            <w:r w:rsidRPr="009256C6">
              <w:rPr>
                <w:noProof/>
                <w:webHidden/>
                <w:sz w:val="32"/>
                <w:szCs w:val="32"/>
                <w:rPrChange w:id="353" w:author="LECOFFRE Emilien" w:date="2017-07-04T16:36:00Z">
                  <w:rPr>
                    <w:noProof/>
                    <w:webHidden/>
                  </w:rPr>
                </w:rPrChange>
              </w:rPr>
              <w:instrText xml:space="preserve"> PAGEREF _Toc486949533 \h </w:instrText>
            </w:r>
          </w:ins>
          <w:r w:rsidRPr="00CD56B4">
            <w:rPr>
              <w:noProof/>
              <w:webHidden/>
              <w:sz w:val="32"/>
              <w:szCs w:val="32"/>
            </w:rPr>
          </w:r>
          <w:r w:rsidRPr="009256C6">
            <w:rPr>
              <w:noProof/>
              <w:webHidden/>
              <w:sz w:val="32"/>
              <w:szCs w:val="32"/>
              <w:rPrChange w:id="354" w:author="LECOFFRE Emilien" w:date="2017-07-04T16:36:00Z">
                <w:rPr>
                  <w:noProof/>
                  <w:webHidden/>
                </w:rPr>
              </w:rPrChange>
            </w:rPr>
            <w:fldChar w:fldCharType="separate"/>
          </w:r>
          <w:r w:rsidR="00A615C8">
            <w:rPr>
              <w:noProof/>
              <w:webHidden/>
              <w:sz w:val="32"/>
              <w:szCs w:val="32"/>
            </w:rPr>
            <w:t>26</w:t>
          </w:r>
          <w:ins w:id="355" w:author="LECOFFRE Emilien" w:date="2017-07-04T16:36:00Z">
            <w:r w:rsidRPr="009256C6">
              <w:rPr>
                <w:noProof/>
                <w:webHidden/>
                <w:sz w:val="32"/>
                <w:szCs w:val="32"/>
                <w:rPrChange w:id="356" w:author="LECOFFRE Emilien" w:date="2017-07-04T16:36:00Z">
                  <w:rPr>
                    <w:noProof/>
                    <w:webHidden/>
                  </w:rPr>
                </w:rPrChange>
              </w:rPr>
              <w:fldChar w:fldCharType="end"/>
            </w:r>
            <w:r w:rsidRPr="009256C6">
              <w:rPr>
                <w:rStyle w:val="Lienhypertexte"/>
                <w:noProof/>
                <w:sz w:val="32"/>
                <w:szCs w:val="32"/>
                <w:rPrChange w:id="357" w:author="LECOFFRE Emilien" w:date="2017-07-04T16:36:00Z">
                  <w:rPr>
                    <w:rStyle w:val="Lienhypertexte"/>
                    <w:noProof/>
                  </w:rPr>
                </w:rPrChange>
              </w:rPr>
              <w:fldChar w:fldCharType="end"/>
            </w:r>
          </w:ins>
        </w:p>
        <w:p w14:paraId="1B23EA9E" w14:textId="77777777" w:rsidR="001A2F8C" w:rsidRPr="009256C6" w:rsidDel="001F606F" w:rsidRDefault="001A2F8C">
          <w:pPr>
            <w:pStyle w:val="TM1"/>
            <w:tabs>
              <w:tab w:val="right" w:leader="dot" w:pos="9282"/>
            </w:tabs>
            <w:rPr>
              <w:del w:id="358" w:author="LECOFFRE Emilien" w:date="2017-07-04T12:19:00Z"/>
              <w:rFonts w:eastAsiaTheme="minorEastAsia"/>
              <w:noProof/>
              <w:sz w:val="32"/>
              <w:szCs w:val="32"/>
              <w:rPrChange w:id="359" w:author="LECOFFRE Emilien" w:date="2017-07-04T16:36:00Z">
                <w:rPr>
                  <w:del w:id="360" w:author="LECOFFRE Emilien" w:date="2017-07-04T12:19:00Z"/>
                  <w:rFonts w:eastAsiaTheme="minorEastAsia"/>
                  <w:noProof/>
                  <w:sz w:val="28"/>
                  <w:szCs w:val="28"/>
                </w:rPr>
              </w:rPrChange>
            </w:rPr>
          </w:pPr>
          <w:del w:id="361" w:author="LECOFFRE Emilien" w:date="2017-07-04T12:19:00Z">
            <w:r w:rsidRPr="009256C6" w:rsidDel="001F606F">
              <w:rPr>
                <w:sz w:val="32"/>
                <w:szCs w:val="32"/>
                <w:rPrChange w:id="362" w:author="LECOFFRE Emilien" w:date="2017-07-04T16:36:00Z">
                  <w:rPr>
                    <w:rStyle w:val="Lienhypertexte"/>
                    <w:noProof/>
                    <w:sz w:val="28"/>
                    <w:szCs w:val="28"/>
                  </w:rPr>
                </w:rPrChange>
              </w:rPr>
              <w:delText>Présentation de l’outil</w:delText>
            </w:r>
            <w:r w:rsidRPr="009256C6" w:rsidDel="001F606F">
              <w:rPr>
                <w:noProof/>
                <w:webHidden/>
                <w:sz w:val="32"/>
                <w:szCs w:val="32"/>
                <w:rPrChange w:id="363" w:author="LECOFFRE Emilien" w:date="2017-07-04T16:36:00Z">
                  <w:rPr>
                    <w:noProof/>
                    <w:webHidden/>
                    <w:sz w:val="28"/>
                    <w:szCs w:val="28"/>
                  </w:rPr>
                </w:rPrChange>
              </w:rPr>
              <w:tab/>
              <w:delText>3</w:delText>
            </w:r>
          </w:del>
        </w:p>
        <w:p w14:paraId="4BEC6712" w14:textId="77777777" w:rsidR="001A2F8C" w:rsidRPr="009256C6" w:rsidDel="001F606F" w:rsidRDefault="001A2F8C">
          <w:pPr>
            <w:pStyle w:val="TM2"/>
            <w:tabs>
              <w:tab w:val="left" w:pos="660"/>
              <w:tab w:val="right" w:leader="dot" w:pos="9282"/>
            </w:tabs>
            <w:rPr>
              <w:del w:id="364" w:author="LECOFFRE Emilien" w:date="2017-07-04T12:19:00Z"/>
              <w:rFonts w:eastAsiaTheme="minorEastAsia"/>
              <w:noProof/>
              <w:sz w:val="32"/>
              <w:szCs w:val="32"/>
              <w:rPrChange w:id="365" w:author="LECOFFRE Emilien" w:date="2017-07-04T16:36:00Z">
                <w:rPr>
                  <w:del w:id="366" w:author="LECOFFRE Emilien" w:date="2017-07-04T12:19:00Z"/>
                  <w:rFonts w:eastAsiaTheme="minorEastAsia"/>
                  <w:noProof/>
                  <w:sz w:val="28"/>
                  <w:szCs w:val="28"/>
                </w:rPr>
              </w:rPrChange>
            </w:rPr>
          </w:pPr>
          <w:del w:id="367" w:author="LECOFFRE Emilien" w:date="2017-07-04T12:19:00Z">
            <w:r w:rsidRPr="009256C6" w:rsidDel="001F606F">
              <w:rPr>
                <w:sz w:val="32"/>
                <w:szCs w:val="32"/>
                <w:rPrChange w:id="368" w:author="LECOFFRE Emilien" w:date="2017-07-04T16:36:00Z">
                  <w:rPr>
                    <w:rStyle w:val="Lienhypertexte"/>
                    <w:noProof/>
                    <w:sz w:val="28"/>
                    <w:szCs w:val="28"/>
                    <w:lang w:val="fr-FR"/>
                  </w:rPr>
                </w:rPrChange>
              </w:rPr>
              <w:delText>1)</w:delText>
            </w:r>
            <w:r w:rsidRPr="009256C6" w:rsidDel="001F606F">
              <w:rPr>
                <w:rFonts w:eastAsiaTheme="minorEastAsia"/>
                <w:noProof/>
                <w:sz w:val="32"/>
                <w:szCs w:val="32"/>
                <w:rPrChange w:id="369" w:author="LECOFFRE Emilien" w:date="2017-07-04T16:36:00Z">
                  <w:rPr>
                    <w:rFonts w:eastAsiaTheme="minorEastAsia"/>
                    <w:noProof/>
                    <w:sz w:val="28"/>
                    <w:szCs w:val="28"/>
                  </w:rPr>
                </w:rPrChange>
              </w:rPr>
              <w:tab/>
            </w:r>
            <w:r w:rsidRPr="009256C6" w:rsidDel="001F606F">
              <w:rPr>
                <w:sz w:val="32"/>
                <w:szCs w:val="32"/>
                <w:rPrChange w:id="370" w:author="LECOFFRE Emilien" w:date="2017-07-04T16:36:00Z">
                  <w:rPr>
                    <w:rStyle w:val="Lienhypertexte"/>
                    <w:noProof/>
                    <w:sz w:val="28"/>
                    <w:szCs w:val="28"/>
                    <w:lang w:val="fr-FR"/>
                  </w:rPr>
                </w:rPrChange>
              </w:rPr>
              <w:delText>Problèmes traités</w:delText>
            </w:r>
            <w:r w:rsidRPr="009256C6" w:rsidDel="001F606F">
              <w:rPr>
                <w:noProof/>
                <w:webHidden/>
                <w:sz w:val="32"/>
                <w:szCs w:val="32"/>
                <w:rPrChange w:id="371" w:author="LECOFFRE Emilien" w:date="2017-07-04T16:36:00Z">
                  <w:rPr>
                    <w:noProof/>
                    <w:webHidden/>
                    <w:sz w:val="28"/>
                    <w:szCs w:val="28"/>
                  </w:rPr>
                </w:rPrChange>
              </w:rPr>
              <w:tab/>
              <w:delText>3</w:delText>
            </w:r>
          </w:del>
        </w:p>
        <w:p w14:paraId="473AF5CE" w14:textId="77777777" w:rsidR="001A2F8C" w:rsidRPr="009256C6" w:rsidDel="001F606F" w:rsidRDefault="001A2F8C">
          <w:pPr>
            <w:pStyle w:val="TM2"/>
            <w:tabs>
              <w:tab w:val="left" w:pos="660"/>
              <w:tab w:val="right" w:leader="dot" w:pos="9282"/>
            </w:tabs>
            <w:rPr>
              <w:del w:id="372" w:author="LECOFFRE Emilien" w:date="2017-07-04T12:19:00Z"/>
              <w:rFonts w:eastAsiaTheme="minorEastAsia"/>
              <w:noProof/>
              <w:sz w:val="32"/>
              <w:szCs w:val="32"/>
              <w:rPrChange w:id="373" w:author="LECOFFRE Emilien" w:date="2017-07-04T16:36:00Z">
                <w:rPr>
                  <w:del w:id="374" w:author="LECOFFRE Emilien" w:date="2017-07-04T12:19:00Z"/>
                  <w:rFonts w:eastAsiaTheme="minorEastAsia"/>
                  <w:noProof/>
                  <w:sz w:val="28"/>
                  <w:szCs w:val="28"/>
                </w:rPr>
              </w:rPrChange>
            </w:rPr>
          </w:pPr>
          <w:del w:id="375" w:author="LECOFFRE Emilien" w:date="2017-07-04T12:19:00Z">
            <w:r w:rsidRPr="009256C6" w:rsidDel="001F606F">
              <w:rPr>
                <w:sz w:val="32"/>
                <w:szCs w:val="32"/>
                <w:rPrChange w:id="376" w:author="LECOFFRE Emilien" w:date="2017-07-04T16:36:00Z">
                  <w:rPr>
                    <w:rStyle w:val="Lienhypertexte"/>
                    <w:noProof/>
                    <w:sz w:val="28"/>
                    <w:szCs w:val="28"/>
                    <w:lang w:val="fr-FR"/>
                  </w:rPr>
                </w:rPrChange>
              </w:rPr>
              <w:delText>2)</w:delText>
            </w:r>
            <w:r w:rsidRPr="009256C6" w:rsidDel="001F606F">
              <w:rPr>
                <w:rFonts w:eastAsiaTheme="minorEastAsia"/>
                <w:noProof/>
                <w:sz w:val="32"/>
                <w:szCs w:val="32"/>
                <w:rPrChange w:id="377" w:author="LECOFFRE Emilien" w:date="2017-07-04T16:36:00Z">
                  <w:rPr>
                    <w:rFonts w:eastAsiaTheme="minorEastAsia"/>
                    <w:noProof/>
                    <w:sz w:val="28"/>
                    <w:szCs w:val="28"/>
                  </w:rPr>
                </w:rPrChange>
              </w:rPr>
              <w:tab/>
            </w:r>
            <w:r w:rsidRPr="009256C6" w:rsidDel="001F606F">
              <w:rPr>
                <w:sz w:val="32"/>
                <w:szCs w:val="32"/>
                <w:rPrChange w:id="378" w:author="LECOFFRE Emilien" w:date="2017-07-04T16:36:00Z">
                  <w:rPr>
                    <w:rStyle w:val="Lienhypertexte"/>
                    <w:noProof/>
                    <w:sz w:val="28"/>
                    <w:szCs w:val="28"/>
                    <w:lang w:val="fr-FR"/>
                  </w:rPr>
                </w:rPrChange>
              </w:rPr>
              <w:delText>Modes de fonctionnement</w:delText>
            </w:r>
            <w:r w:rsidRPr="009256C6" w:rsidDel="001F606F">
              <w:rPr>
                <w:noProof/>
                <w:webHidden/>
                <w:sz w:val="32"/>
                <w:szCs w:val="32"/>
                <w:rPrChange w:id="379" w:author="LECOFFRE Emilien" w:date="2017-07-04T16:36:00Z">
                  <w:rPr>
                    <w:noProof/>
                    <w:webHidden/>
                    <w:sz w:val="28"/>
                    <w:szCs w:val="28"/>
                  </w:rPr>
                </w:rPrChange>
              </w:rPr>
              <w:tab/>
              <w:delText>3</w:delText>
            </w:r>
          </w:del>
        </w:p>
        <w:p w14:paraId="3BF4B8A0" w14:textId="77777777" w:rsidR="001A2F8C" w:rsidRPr="009256C6" w:rsidDel="001F606F" w:rsidRDefault="001A2F8C">
          <w:pPr>
            <w:pStyle w:val="TM3"/>
            <w:tabs>
              <w:tab w:val="left" w:pos="880"/>
              <w:tab w:val="right" w:leader="dot" w:pos="9282"/>
            </w:tabs>
            <w:rPr>
              <w:del w:id="380" w:author="LECOFFRE Emilien" w:date="2017-07-04T12:19:00Z"/>
              <w:rFonts w:eastAsiaTheme="minorEastAsia"/>
              <w:noProof/>
              <w:sz w:val="32"/>
              <w:szCs w:val="32"/>
              <w:rPrChange w:id="381" w:author="LECOFFRE Emilien" w:date="2017-07-04T16:36:00Z">
                <w:rPr>
                  <w:del w:id="382" w:author="LECOFFRE Emilien" w:date="2017-07-04T12:19:00Z"/>
                  <w:rFonts w:eastAsiaTheme="minorEastAsia"/>
                  <w:noProof/>
                  <w:sz w:val="28"/>
                  <w:szCs w:val="28"/>
                </w:rPr>
              </w:rPrChange>
            </w:rPr>
          </w:pPr>
          <w:del w:id="383" w:author="LECOFFRE Emilien" w:date="2017-07-04T12:19:00Z">
            <w:r w:rsidRPr="009256C6" w:rsidDel="001F606F">
              <w:rPr>
                <w:sz w:val="32"/>
                <w:szCs w:val="32"/>
                <w:rPrChange w:id="384" w:author="LECOFFRE Emilien" w:date="2017-07-04T16:36:00Z">
                  <w:rPr>
                    <w:rStyle w:val="Lienhypertexte"/>
                    <w:noProof/>
                    <w:sz w:val="28"/>
                    <w:szCs w:val="28"/>
                    <w:lang w:val="fr-FR"/>
                  </w:rPr>
                </w:rPrChange>
              </w:rPr>
              <w:delText>a)</w:delText>
            </w:r>
            <w:r w:rsidRPr="009256C6" w:rsidDel="001F606F">
              <w:rPr>
                <w:rFonts w:eastAsiaTheme="minorEastAsia"/>
                <w:noProof/>
                <w:sz w:val="32"/>
                <w:szCs w:val="32"/>
                <w:rPrChange w:id="385" w:author="LECOFFRE Emilien" w:date="2017-07-04T16:36:00Z">
                  <w:rPr>
                    <w:rFonts w:eastAsiaTheme="minorEastAsia"/>
                    <w:noProof/>
                    <w:sz w:val="28"/>
                    <w:szCs w:val="28"/>
                  </w:rPr>
                </w:rPrChange>
              </w:rPr>
              <w:tab/>
            </w:r>
            <w:r w:rsidRPr="009256C6" w:rsidDel="001F606F">
              <w:rPr>
                <w:sz w:val="32"/>
                <w:szCs w:val="32"/>
                <w:rPrChange w:id="386" w:author="LECOFFRE Emilien" w:date="2017-07-04T16:36:00Z">
                  <w:rPr>
                    <w:rStyle w:val="Lienhypertexte"/>
                    <w:noProof/>
                    <w:sz w:val="28"/>
                    <w:szCs w:val="28"/>
                    <w:lang w:val="fr-FR"/>
                  </w:rPr>
                </w:rPrChange>
              </w:rPr>
              <w:delText>Mode 1</w:delText>
            </w:r>
            <w:r w:rsidRPr="009256C6" w:rsidDel="001F606F">
              <w:rPr>
                <w:noProof/>
                <w:webHidden/>
                <w:sz w:val="32"/>
                <w:szCs w:val="32"/>
                <w:rPrChange w:id="387" w:author="LECOFFRE Emilien" w:date="2017-07-04T16:36:00Z">
                  <w:rPr>
                    <w:noProof/>
                    <w:webHidden/>
                    <w:sz w:val="28"/>
                    <w:szCs w:val="28"/>
                  </w:rPr>
                </w:rPrChange>
              </w:rPr>
              <w:tab/>
              <w:delText>3</w:delText>
            </w:r>
          </w:del>
        </w:p>
        <w:p w14:paraId="365BB555" w14:textId="77777777" w:rsidR="001A2F8C" w:rsidRPr="009256C6" w:rsidDel="001F606F" w:rsidRDefault="001A2F8C">
          <w:pPr>
            <w:pStyle w:val="TM3"/>
            <w:tabs>
              <w:tab w:val="left" w:pos="880"/>
              <w:tab w:val="right" w:leader="dot" w:pos="9282"/>
            </w:tabs>
            <w:rPr>
              <w:del w:id="388" w:author="LECOFFRE Emilien" w:date="2017-07-04T12:19:00Z"/>
              <w:rFonts w:eastAsiaTheme="minorEastAsia"/>
              <w:noProof/>
              <w:sz w:val="32"/>
              <w:szCs w:val="32"/>
              <w:rPrChange w:id="389" w:author="LECOFFRE Emilien" w:date="2017-07-04T16:36:00Z">
                <w:rPr>
                  <w:del w:id="390" w:author="LECOFFRE Emilien" w:date="2017-07-04T12:19:00Z"/>
                  <w:rFonts w:eastAsiaTheme="minorEastAsia"/>
                  <w:noProof/>
                  <w:sz w:val="28"/>
                  <w:szCs w:val="28"/>
                </w:rPr>
              </w:rPrChange>
            </w:rPr>
          </w:pPr>
          <w:del w:id="391" w:author="LECOFFRE Emilien" w:date="2017-07-04T12:19:00Z">
            <w:r w:rsidRPr="009256C6" w:rsidDel="001F606F">
              <w:rPr>
                <w:sz w:val="32"/>
                <w:szCs w:val="32"/>
                <w:rPrChange w:id="392" w:author="LECOFFRE Emilien" w:date="2017-07-04T16:36:00Z">
                  <w:rPr>
                    <w:rStyle w:val="Lienhypertexte"/>
                    <w:noProof/>
                    <w:sz w:val="28"/>
                    <w:szCs w:val="28"/>
                    <w:lang w:val="fr-FR"/>
                  </w:rPr>
                </w:rPrChange>
              </w:rPr>
              <w:delText>b)</w:delText>
            </w:r>
            <w:r w:rsidRPr="009256C6" w:rsidDel="001F606F">
              <w:rPr>
                <w:rFonts w:eastAsiaTheme="minorEastAsia"/>
                <w:noProof/>
                <w:sz w:val="32"/>
                <w:szCs w:val="32"/>
                <w:rPrChange w:id="393" w:author="LECOFFRE Emilien" w:date="2017-07-04T16:36:00Z">
                  <w:rPr>
                    <w:rFonts w:eastAsiaTheme="minorEastAsia"/>
                    <w:noProof/>
                    <w:sz w:val="28"/>
                    <w:szCs w:val="28"/>
                  </w:rPr>
                </w:rPrChange>
              </w:rPr>
              <w:tab/>
            </w:r>
            <w:r w:rsidRPr="009256C6" w:rsidDel="001F606F">
              <w:rPr>
                <w:sz w:val="32"/>
                <w:szCs w:val="32"/>
                <w:rPrChange w:id="394" w:author="LECOFFRE Emilien" w:date="2017-07-04T16:36:00Z">
                  <w:rPr>
                    <w:rStyle w:val="Lienhypertexte"/>
                    <w:noProof/>
                    <w:sz w:val="28"/>
                    <w:szCs w:val="28"/>
                    <w:lang w:val="fr-FR"/>
                  </w:rPr>
                </w:rPrChange>
              </w:rPr>
              <w:delText>Mode 2 (Version Beta : Dysfonctionne)</w:delText>
            </w:r>
            <w:r w:rsidRPr="009256C6" w:rsidDel="001F606F">
              <w:rPr>
                <w:noProof/>
                <w:webHidden/>
                <w:sz w:val="32"/>
                <w:szCs w:val="32"/>
                <w:rPrChange w:id="395" w:author="LECOFFRE Emilien" w:date="2017-07-04T16:36:00Z">
                  <w:rPr>
                    <w:noProof/>
                    <w:webHidden/>
                    <w:sz w:val="28"/>
                    <w:szCs w:val="28"/>
                  </w:rPr>
                </w:rPrChange>
              </w:rPr>
              <w:tab/>
              <w:delText>4</w:delText>
            </w:r>
          </w:del>
        </w:p>
        <w:p w14:paraId="7748443C" w14:textId="77777777" w:rsidR="001A2F8C" w:rsidRPr="009256C6" w:rsidDel="001F606F" w:rsidRDefault="001A2F8C">
          <w:pPr>
            <w:pStyle w:val="TM3"/>
            <w:tabs>
              <w:tab w:val="left" w:pos="880"/>
              <w:tab w:val="right" w:leader="dot" w:pos="9282"/>
            </w:tabs>
            <w:rPr>
              <w:del w:id="396" w:author="LECOFFRE Emilien" w:date="2017-07-04T12:19:00Z"/>
              <w:rFonts w:eastAsiaTheme="minorEastAsia"/>
              <w:noProof/>
              <w:sz w:val="32"/>
              <w:szCs w:val="32"/>
              <w:rPrChange w:id="397" w:author="LECOFFRE Emilien" w:date="2017-07-04T16:36:00Z">
                <w:rPr>
                  <w:del w:id="398" w:author="LECOFFRE Emilien" w:date="2017-07-04T12:19:00Z"/>
                  <w:rFonts w:eastAsiaTheme="minorEastAsia"/>
                  <w:noProof/>
                  <w:sz w:val="28"/>
                  <w:szCs w:val="28"/>
                </w:rPr>
              </w:rPrChange>
            </w:rPr>
          </w:pPr>
          <w:del w:id="399" w:author="LECOFFRE Emilien" w:date="2017-07-04T12:19:00Z">
            <w:r w:rsidRPr="009256C6" w:rsidDel="001F606F">
              <w:rPr>
                <w:sz w:val="32"/>
                <w:szCs w:val="32"/>
                <w:rPrChange w:id="400" w:author="LECOFFRE Emilien" w:date="2017-07-04T16:36:00Z">
                  <w:rPr>
                    <w:rStyle w:val="Lienhypertexte"/>
                    <w:noProof/>
                    <w:sz w:val="28"/>
                    <w:szCs w:val="28"/>
                    <w:lang w:val="fr-FR"/>
                  </w:rPr>
                </w:rPrChange>
              </w:rPr>
              <w:delText>c)</w:delText>
            </w:r>
            <w:r w:rsidRPr="009256C6" w:rsidDel="001F606F">
              <w:rPr>
                <w:rFonts w:eastAsiaTheme="minorEastAsia"/>
                <w:noProof/>
                <w:sz w:val="32"/>
                <w:szCs w:val="32"/>
                <w:rPrChange w:id="401" w:author="LECOFFRE Emilien" w:date="2017-07-04T16:36:00Z">
                  <w:rPr>
                    <w:rFonts w:eastAsiaTheme="minorEastAsia"/>
                    <w:noProof/>
                    <w:sz w:val="28"/>
                    <w:szCs w:val="28"/>
                  </w:rPr>
                </w:rPrChange>
              </w:rPr>
              <w:tab/>
            </w:r>
            <w:r w:rsidRPr="009256C6" w:rsidDel="001F606F">
              <w:rPr>
                <w:sz w:val="32"/>
                <w:szCs w:val="32"/>
                <w:rPrChange w:id="402" w:author="LECOFFRE Emilien" w:date="2017-07-04T16:36:00Z">
                  <w:rPr>
                    <w:rStyle w:val="Lienhypertexte"/>
                    <w:noProof/>
                    <w:sz w:val="28"/>
                    <w:szCs w:val="28"/>
                    <w:lang w:val="fr-FR"/>
                  </w:rPr>
                </w:rPrChange>
              </w:rPr>
              <w:delText>Mode 3</w:delText>
            </w:r>
            <w:r w:rsidRPr="009256C6" w:rsidDel="001F606F">
              <w:rPr>
                <w:noProof/>
                <w:webHidden/>
                <w:sz w:val="32"/>
                <w:szCs w:val="32"/>
                <w:rPrChange w:id="403" w:author="LECOFFRE Emilien" w:date="2017-07-04T16:36:00Z">
                  <w:rPr>
                    <w:noProof/>
                    <w:webHidden/>
                    <w:sz w:val="28"/>
                    <w:szCs w:val="28"/>
                  </w:rPr>
                </w:rPrChange>
              </w:rPr>
              <w:tab/>
              <w:delText>5</w:delText>
            </w:r>
          </w:del>
        </w:p>
        <w:p w14:paraId="2A6EA124" w14:textId="77777777" w:rsidR="001A2F8C" w:rsidRPr="009256C6" w:rsidDel="001F606F" w:rsidRDefault="001A2F8C">
          <w:pPr>
            <w:pStyle w:val="TM2"/>
            <w:tabs>
              <w:tab w:val="left" w:pos="660"/>
              <w:tab w:val="right" w:leader="dot" w:pos="9282"/>
            </w:tabs>
            <w:rPr>
              <w:del w:id="404" w:author="LECOFFRE Emilien" w:date="2017-07-04T12:19:00Z"/>
              <w:rFonts w:eastAsiaTheme="minorEastAsia"/>
              <w:noProof/>
              <w:sz w:val="32"/>
              <w:szCs w:val="32"/>
              <w:rPrChange w:id="405" w:author="LECOFFRE Emilien" w:date="2017-07-04T16:36:00Z">
                <w:rPr>
                  <w:del w:id="406" w:author="LECOFFRE Emilien" w:date="2017-07-04T12:19:00Z"/>
                  <w:rFonts w:eastAsiaTheme="minorEastAsia"/>
                  <w:noProof/>
                  <w:sz w:val="28"/>
                  <w:szCs w:val="28"/>
                </w:rPr>
              </w:rPrChange>
            </w:rPr>
          </w:pPr>
          <w:del w:id="407" w:author="LECOFFRE Emilien" w:date="2017-07-04T12:19:00Z">
            <w:r w:rsidRPr="009256C6" w:rsidDel="001F606F">
              <w:rPr>
                <w:sz w:val="32"/>
                <w:szCs w:val="32"/>
                <w:rPrChange w:id="408" w:author="LECOFFRE Emilien" w:date="2017-07-04T16:36:00Z">
                  <w:rPr>
                    <w:rStyle w:val="Lienhypertexte"/>
                    <w:noProof/>
                    <w:sz w:val="28"/>
                    <w:szCs w:val="28"/>
                    <w:lang w:val="fr-FR"/>
                  </w:rPr>
                </w:rPrChange>
              </w:rPr>
              <w:delText>3)</w:delText>
            </w:r>
            <w:r w:rsidRPr="009256C6" w:rsidDel="001F606F">
              <w:rPr>
                <w:rFonts w:eastAsiaTheme="minorEastAsia"/>
                <w:noProof/>
                <w:sz w:val="32"/>
                <w:szCs w:val="32"/>
                <w:rPrChange w:id="409" w:author="LECOFFRE Emilien" w:date="2017-07-04T16:36:00Z">
                  <w:rPr>
                    <w:rFonts w:eastAsiaTheme="minorEastAsia"/>
                    <w:noProof/>
                    <w:sz w:val="28"/>
                    <w:szCs w:val="28"/>
                  </w:rPr>
                </w:rPrChange>
              </w:rPr>
              <w:tab/>
            </w:r>
            <w:r w:rsidRPr="009256C6" w:rsidDel="001F606F">
              <w:rPr>
                <w:sz w:val="32"/>
                <w:szCs w:val="32"/>
                <w:rPrChange w:id="410" w:author="LECOFFRE Emilien" w:date="2017-07-04T16:36:00Z">
                  <w:rPr>
                    <w:rStyle w:val="Lienhypertexte"/>
                    <w:noProof/>
                    <w:sz w:val="28"/>
                    <w:szCs w:val="28"/>
                    <w:lang w:val="fr-FR"/>
                  </w:rPr>
                </w:rPrChange>
              </w:rPr>
              <w:delText>Choix de la meilleure architecture</w:delText>
            </w:r>
            <w:r w:rsidRPr="009256C6" w:rsidDel="001F606F">
              <w:rPr>
                <w:noProof/>
                <w:webHidden/>
                <w:sz w:val="32"/>
                <w:szCs w:val="32"/>
                <w:rPrChange w:id="411" w:author="LECOFFRE Emilien" w:date="2017-07-04T16:36:00Z">
                  <w:rPr>
                    <w:noProof/>
                    <w:webHidden/>
                    <w:sz w:val="28"/>
                    <w:szCs w:val="28"/>
                  </w:rPr>
                </w:rPrChange>
              </w:rPr>
              <w:tab/>
              <w:delText>5</w:delText>
            </w:r>
          </w:del>
        </w:p>
        <w:p w14:paraId="7128B8EB" w14:textId="77777777" w:rsidR="001A2F8C" w:rsidRPr="009256C6" w:rsidDel="001F606F" w:rsidRDefault="001A2F8C">
          <w:pPr>
            <w:pStyle w:val="TM1"/>
            <w:tabs>
              <w:tab w:val="right" w:leader="dot" w:pos="9282"/>
            </w:tabs>
            <w:rPr>
              <w:del w:id="412" w:author="LECOFFRE Emilien" w:date="2017-07-04T12:19:00Z"/>
              <w:rFonts w:eastAsiaTheme="minorEastAsia"/>
              <w:noProof/>
              <w:sz w:val="32"/>
              <w:szCs w:val="32"/>
              <w:rPrChange w:id="413" w:author="LECOFFRE Emilien" w:date="2017-07-04T16:36:00Z">
                <w:rPr>
                  <w:del w:id="414" w:author="LECOFFRE Emilien" w:date="2017-07-04T12:19:00Z"/>
                  <w:rFonts w:eastAsiaTheme="minorEastAsia"/>
                  <w:noProof/>
                  <w:sz w:val="28"/>
                  <w:szCs w:val="28"/>
                </w:rPr>
              </w:rPrChange>
            </w:rPr>
          </w:pPr>
          <w:del w:id="415" w:author="LECOFFRE Emilien" w:date="2017-07-04T12:19:00Z">
            <w:r w:rsidRPr="009256C6" w:rsidDel="001F606F">
              <w:rPr>
                <w:sz w:val="32"/>
                <w:szCs w:val="32"/>
                <w:rPrChange w:id="416" w:author="LECOFFRE Emilien" w:date="2017-07-04T16:36:00Z">
                  <w:rPr>
                    <w:rStyle w:val="Lienhypertexte"/>
                    <w:noProof/>
                    <w:sz w:val="28"/>
                    <w:szCs w:val="28"/>
                    <w:lang w:val="fr-FR"/>
                  </w:rPr>
                </w:rPrChange>
              </w:rPr>
              <w:delText>Tutoriel d’utilisation</w:delText>
            </w:r>
            <w:r w:rsidRPr="009256C6" w:rsidDel="001F606F">
              <w:rPr>
                <w:noProof/>
                <w:webHidden/>
                <w:sz w:val="32"/>
                <w:szCs w:val="32"/>
                <w:rPrChange w:id="417" w:author="LECOFFRE Emilien" w:date="2017-07-04T16:36:00Z">
                  <w:rPr>
                    <w:noProof/>
                    <w:webHidden/>
                    <w:sz w:val="28"/>
                    <w:szCs w:val="28"/>
                  </w:rPr>
                </w:rPrChange>
              </w:rPr>
              <w:tab/>
              <w:delText>6</w:delText>
            </w:r>
          </w:del>
        </w:p>
        <w:p w14:paraId="424AFD37" w14:textId="77777777" w:rsidR="001A2F8C" w:rsidRPr="009256C6" w:rsidDel="001F606F" w:rsidRDefault="001A2F8C">
          <w:pPr>
            <w:pStyle w:val="TM2"/>
            <w:tabs>
              <w:tab w:val="left" w:pos="660"/>
              <w:tab w:val="right" w:leader="dot" w:pos="9282"/>
            </w:tabs>
            <w:rPr>
              <w:del w:id="418" w:author="LECOFFRE Emilien" w:date="2017-07-04T12:19:00Z"/>
              <w:rFonts w:eastAsiaTheme="minorEastAsia"/>
              <w:noProof/>
              <w:sz w:val="32"/>
              <w:szCs w:val="32"/>
              <w:rPrChange w:id="419" w:author="LECOFFRE Emilien" w:date="2017-07-04T16:36:00Z">
                <w:rPr>
                  <w:del w:id="420" w:author="LECOFFRE Emilien" w:date="2017-07-04T12:19:00Z"/>
                  <w:rFonts w:eastAsiaTheme="minorEastAsia"/>
                  <w:noProof/>
                  <w:sz w:val="28"/>
                  <w:szCs w:val="28"/>
                </w:rPr>
              </w:rPrChange>
            </w:rPr>
          </w:pPr>
          <w:del w:id="421" w:author="LECOFFRE Emilien" w:date="2017-07-04T12:19:00Z">
            <w:r w:rsidRPr="009256C6" w:rsidDel="001F606F">
              <w:rPr>
                <w:sz w:val="32"/>
                <w:szCs w:val="32"/>
                <w:rPrChange w:id="422" w:author="LECOFFRE Emilien" w:date="2017-07-04T16:36:00Z">
                  <w:rPr>
                    <w:rStyle w:val="Lienhypertexte"/>
                    <w:noProof/>
                    <w:sz w:val="28"/>
                    <w:szCs w:val="28"/>
                    <w:lang w:val="fr-FR"/>
                  </w:rPr>
                </w:rPrChange>
              </w:rPr>
              <w:delText>0)</w:delText>
            </w:r>
            <w:r w:rsidRPr="009256C6" w:rsidDel="001F606F">
              <w:rPr>
                <w:rFonts w:eastAsiaTheme="minorEastAsia"/>
                <w:noProof/>
                <w:sz w:val="32"/>
                <w:szCs w:val="32"/>
                <w:rPrChange w:id="423" w:author="LECOFFRE Emilien" w:date="2017-07-04T16:36:00Z">
                  <w:rPr>
                    <w:rFonts w:eastAsiaTheme="minorEastAsia"/>
                    <w:noProof/>
                    <w:sz w:val="28"/>
                    <w:szCs w:val="28"/>
                  </w:rPr>
                </w:rPrChange>
              </w:rPr>
              <w:tab/>
            </w:r>
            <w:r w:rsidRPr="009256C6" w:rsidDel="001F606F">
              <w:rPr>
                <w:sz w:val="32"/>
                <w:szCs w:val="32"/>
                <w:rPrChange w:id="424" w:author="LECOFFRE Emilien" w:date="2017-07-04T16:36:00Z">
                  <w:rPr>
                    <w:rStyle w:val="Lienhypertexte"/>
                    <w:noProof/>
                    <w:sz w:val="28"/>
                    <w:szCs w:val="28"/>
                    <w:lang w:val="fr-FR"/>
                  </w:rPr>
                </w:rPrChange>
              </w:rPr>
              <w:delText>Arborescence des étapes en fonction des uses-cases</w:delText>
            </w:r>
            <w:r w:rsidRPr="009256C6" w:rsidDel="001F606F">
              <w:rPr>
                <w:noProof/>
                <w:webHidden/>
                <w:sz w:val="32"/>
                <w:szCs w:val="32"/>
                <w:rPrChange w:id="425" w:author="LECOFFRE Emilien" w:date="2017-07-04T16:36:00Z">
                  <w:rPr>
                    <w:noProof/>
                    <w:webHidden/>
                    <w:sz w:val="28"/>
                    <w:szCs w:val="28"/>
                  </w:rPr>
                </w:rPrChange>
              </w:rPr>
              <w:tab/>
              <w:delText>6</w:delText>
            </w:r>
          </w:del>
        </w:p>
        <w:p w14:paraId="51E10BE8" w14:textId="77777777" w:rsidR="001A2F8C" w:rsidRPr="009256C6" w:rsidDel="001F606F" w:rsidRDefault="001A2F8C">
          <w:pPr>
            <w:pStyle w:val="TM2"/>
            <w:tabs>
              <w:tab w:val="left" w:pos="660"/>
              <w:tab w:val="right" w:leader="dot" w:pos="9282"/>
            </w:tabs>
            <w:rPr>
              <w:del w:id="426" w:author="LECOFFRE Emilien" w:date="2017-07-04T12:19:00Z"/>
              <w:rFonts w:eastAsiaTheme="minorEastAsia"/>
              <w:noProof/>
              <w:sz w:val="32"/>
              <w:szCs w:val="32"/>
              <w:rPrChange w:id="427" w:author="LECOFFRE Emilien" w:date="2017-07-04T16:36:00Z">
                <w:rPr>
                  <w:del w:id="428" w:author="LECOFFRE Emilien" w:date="2017-07-04T12:19:00Z"/>
                  <w:rFonts w:eastAsiaTheme="minorEastAsia"/>
                  <w:noProof/>
                  <w:sz w:val="28"/>
                  <w:szCs w:val="28"/>
                </w:rPr>
              </w:rPrChange>
            </w:rPr>
          </w:pPr>
          <w:del w:id="429" w:author="LECOFFRE Emilien" w:date="2017-07-04T12:19:00Z">
            <w:r w:rsidRPr="009256C6" w:rsidDel="001F606F">
              <w:rPr>
                <w:sz w:val="32"/>
                <w:szCs w:val="32"/>
                <w:rPrChange w:id="430" w:author="LECOFFRE Emilien" w:date="2017-07-04T16:36:00Z">
                  <w:rPr>
                    <w:rStyle w:val="Lienhypertexte"/>
                    <w:noProof/>
                    <w:sz w:val="28"/>
                    <w:szCs w:val="28"/>
                    <w:lang w:val="fr-FR"/>
                  </w:rPr>
                </w:rPrChange>
              </w:rPr>
              <w:delText>1)</w:delText>
            </w:r>
            <w:r w:rsidRPr="009256C6" w:rsidDel="001F606F">
              <w:rPr>
                <w:rFonts w:eastAsiaTheme="minorEastAsia"/>
                <w:noProof/>
                <w:sz w:val="32"/>
                <w:szCs w:val="32"/>
                <w:rPrChange w:id="431" w:author="LECOFFRE Emilien" w:date="2017-07-04T16:36:00Z">
                  <w:rPr>
                    <w:rFonts w:eastAsiaTheme="minorEastAsia"/>
                    <w:noProof/>
                    <w:sz w:val="28"/>
                    <w:szCs w:val="28"/>
                  </w:rPr>
                </w:rPrChange>
              </w:rPr>
              <w:tab/>
            </w:r>
            <w:r w:rsidRPr="009256C6" w:rsidDel="001F606F">
              <w:rPr>
                <w:sz w:val="32"/>
                <w:szCs w:val="32"/>
                <w:rPrChange w:id="432" w:author="LECOFFRE Emilien" w:date="2017-07-04T16:36:00Z">
                  <w:rPr>
                    <w:rStyle w:val="Lienhypertexte"/>
                    <w:noProof/>
                    <w:sz w:val="28"/>
                    <w:szCs w:val="28"/>
                    <w:lang w:val="fr-FR"/>
                  </w:rPr>
                </w:rPrChange>
              </w:rPr>
              <w:delText>Etape 1 (Commune à tous les modes)</w:delText>
            </w:r>
            <w:r w:rsidRPr="009256C6" w:rsidDel="001F606F">
              <w:rPr>
                <w:noProof/>
                <w:webHidden/>
                <w:sz w:val="32"/>
                <w:szCs w:val="32"/>
                <w:rPrChange w:id="433" w:author="LECOFFRE Emilien" w:date="2017-07-04T16:36:00Z">
                  <w:rPr>
                    <w:noProof/>
                    <w:webHidden/>
                    <w:sz w:val="28"/>
                    <w:szCs w:val="28"/>
                  </w:rPr>
                </w:rPrChange>
              </w:rPr>
              <w:tab/>
              <w:delText>7</w:delText>
            </w:r>
          </w:del>
        </w:p>
        <w:p w14:paraId="4192B6D2" w14:textId="77777777" w:rsidR="001A2F8C" w:rsidRPr="009256C6" w:rsidDel="001F606F" w:rsidRDefault="001A2F8C">
          <w:pPr>
            <w:pStyle w:val="TM3"/>
            <w:tabs>
              <w:tab w:val="left" w:pos="880"/>
              <w:tab w:val="right" w:leader="dot" w:pos="9282"/>
            </w:tabs>
            <w:rPr>
              <w:del w:id="434" w:author="LECOFFRE Emilien" w:date="2017-07-04T12:19:00Z"/>
              <w:rFonts w:eastAsiaTheme="minorEastAsia"/>
              <w:noProof/>
              <w:sz w:val="32"/>
              <w:szCs w:val="32"/>
              <w:rPrChange w:id="435" w:author="LECOFFRE Emilien" w:date="2017-07-04T16:36:00Z">
                <w:rPr>
                  <w:del w:id="436" w:author="LECOFFRE Emilien" w:date="2017-07-04T12:19:00Z"/>
                  <w:rFonts w:eastAsiaTheme="minorEastAsia"/>
                  <w:noProof/>
                  <w:sz w:val="28"/>
                  <w:szCs w:val="28"/>
                </w:rPr>
              </w:rPrChange>
            </w:rPr>
          </w:pPr>
          <w:del w:id="437" w:author="LECOFFRE Emilien" w:date="2017-07-04T12:19:00Z">
            <w:r w:rsidRPr="009256C6" w:rsidDel="001F606F">
              <w:rPr>
                <w:sz w:val="32"/>
                <w:szCs w:val="32"/>
                <w:rPrChange w:id="438" w:author="LECOFFRE Emilien" w:date="2017-07-04T16:36:00Z">
                  <w:rPr>
                    <w:rStyle w:val="Lienhypertexte"/>
                    <w:noProof/>
                    <w:sz w:val="28"/>
                    <w:szCs w:val="28"/>
                    <w:lang w:val="fr-FR"/>
                  </w:rPr>
                </w:rPrChange>
              </w:rPr>
              <w:delText>a)</w:delText>
            </w:r>
            <w:r w:rsidRPr="009256C6" w:rsidDel="001F606F">
              <w:rPr>
                <w:rFonts w:eastAsiaTheme="minorEastAsia"/>
                <w:noProof/>
                <w:sz w:val="32"/>
                <w:szCs w:val="32"/>
                <w:rPrChange w:id="439" w:author="LECOFFRE Emilien" w:date="2017-07-04T16:36:00Z">
                  <w:rPr>
                    <w:rFonts w:eastAsiaTheme="minorEastAsia"/>
                    <w:noProof/>
                    <w:sz w:val="28"/>
                    <w:szCs w:val="28"/>
                  </w:rPr>
                </w:rPrChange>
              </w:rPr>
              <w:tab/>
            </w:r>
            <w:r w:rsidRPr="009256C6" w:rsidDel="001F606F">
              <w:rPr>
                <w:sz w:val="32"/>
                <w:szCs w:val="32"/>
                <w:rPrChange w:id="440" w:author="LECOFFRE Emilien" w:date="2017-07-04T16:36:00Z">
                  <w:rPr>
                    <w:rStyle w:val="Lienhypertexte"/>
                    <w:noProof/>
                    <w:sz w:val="28"/>
                    <w:szCs w:val="28"/>
                    <w:lang w:val="fr-FR"/>
                  </w:rPr>
                </w:rPrChange>
              </w:rPr>
              <w:delText>Générer les fichiers d’entrée</w:delText>
            </w:r>
            <w:r w:rsidRPr="009256C6" w:rsidDel="001F606F">
              <w:rPr>
                <w:noProof/>
                <w:webHidden/>
                <w:sz w:val="32"/>
                <w:szCs w:val="32"/>
                <w:rPrChange w:id="441" w:author="LECOFFRE Emilien" w:date="2017-07-04T16:36:00Z">
                  <w:rPr>
                    <w:noProof/>
                    <w:webHidden/>
                    <w:sz w:val="28"/>
                    <w:szCs w:val="28"/>
                  </w:rPr>
                </w:rPrChange>
              </w:rPr>
              <w:tab/>
              <w:delText>7</w:delText>
            </w:r>
          </w:del>
        </w:p>
        <w:p w14:paraId="347C7393" w14:textId="77777777" w:rsidR="001A2F8C" w:rsidRPr="009256C6" w:rsidDel="001F606F" w:rsidRDefault="001A2F8C">
          <w:pPr>
            <w:pStyle w:val="TM2"/>
            <w:tabs>
              <w:tab w:val="left" w:pos="660"/>
              <w:tab w:val="right" w:leader="dot" w:pos="9282"/>
            </w:tabs>
            <w:rPr>
              <w:del w:id="442" w:author="LECOFFRE Emilien" w:date="2017-07-04T12:19:00Z"/>
              <w:rFonts w:eastAsiaTheme="minorEastAsia"/>
              <w:noProof/>
              <w:sz w:val="32"/>
              <w:szCs w:val="32"/>
              <w:rPrChange w:id="443" w:author="LECOFFRE Emilien" w:date="2017-07-04T16:36:00Z">
                <w:rPr>
                  <w:del w:id="444" w:author="LECOFFRE Emilien" w:date="2017-07-04T12:19:00Z"/>
                  <w:rFonts w:eastAsiaTheme="minorEastAsia"/>
                  <w:noProof/>
                  <w:sz w:val="28"/>
                  <w:szCs w:val="28"/>
                </w:rPr>
              </w:rPrChange>
            </w:rPr>
          </w:pPr>
          <w:del w:id="445" w:author="LECOFFRE Emilien" w:date="2017-07-04T12:19:00Z">
            <w:r w:rsidRPr="009256C6" w:rsidDel="001F606F">
              <w:rPr>
                <w:sz w:val="32"/>
                <w:szCs w:val="32"/>
                <w:rPrChange w:id="446" w:author="LECOFFRE Emilien" w:date="2017-07-04T16:36:00Z">
                  <w:rPr>
                    <w:rStyle w:val="Lienhypertexte"/>
                    <w:noProof/>
                    <w:sz w:val="28"/>
                    <w:szCs w:val="28"/>
                    <w:lang w:val="fr-FR"/>
                  </w:rPr>
                </w:rPrChange>
              </w:rPr>
              <w:delText>2)</w:delText>
            </w:r>
            <w:r w:rsidRPr="009256C6" w:rsidDel="001F606F">
              <w:rPr>
                <w:rFonts w:eastAsiaTheme="minorEastAsia"/>
                <w:noProof/>
                <w:sz w:val="32"/>
                <w:szCs w:val="32"/>
                <w:rPrChange w:id="447" w:author="LECOFFRE Emilien" w:date="2017-07-04T16:36:00Z">
                  <w:rPr>
                    <w:rFonts w:eastAsiaTheme="minorEastAsia"/>
                    <w:noProof/>
                    <w:sz w:val="28"/>
                    <w:szCs w:val="28"/>
                  </w:rPr>
                </w:rPrChange>
              </w:rPr>
              <w:tab/>
            </w:r>
            <w:r w:rsidRPr="009256C6" w:rsidDel="001F606F">
              <w:rPr>
                <w:sz w:val="32"/>
                <w:szCs w:val="32"/>
                <w:rPrChange w:id="448" w:author="LECOFFRE Emilien" w:date="2017-07-04T16:36:00Z">
                  <w:rPr>
                    <w:rStyle w:val="Lienhypertexte"/>
                    <w:noProof/>
                    <w:sz w:val="28"/>
                    <w:szCs w:val="28"/>
                    <w:lang w:val="fr-FR"/>
                  </w:rPr>
                </w:rPrChange>
              </w:rPr>
              <w:delText>Etape 2 (Cherchez la/les version(s) spécifique(s))</w:delText>
            </w:r>
            <w:r w:rsidRPr="009256C6" w:rsidDel="001F606F">
              <w:rPr>
                <w:noProof/>
                <w:webHidden/>
                <w:sz w:val="32"/>
                <w:szCs w:val="32"/>
                <w:rPrChange w:id="449" w:author="LECOFFRE Emilien" w:date="2017-07-04T16:36:00Z">
                  <w:rPr>
                    <w:noProof/>
                    <w:webHidden/>
                    <w:sz w:val="28"/>
                    <w:szCs w:val="28"/>
                  </w:rPr>
                </w:rPrChange>
              </w:rPr>
              <w:tab/>
              <w:delText>11</w:delText>
            </w:r>
          </w:del>
        </w:p>
        <w:p w14:paraId="256AADB7" w14:textId="77777777" w:rsidR="001A2F8C" w:rsidRPr="009256C6" w:rsidDel="001F606F" w:rsidRDefault="001A2F8C">
          <w:pPr>
            <w:pStyle w:val="TM3"/>
            <w:tabs>
              <w:tab w:val="left" w:pos="880"/>
              <w:tab w:val="right" w:leader="dot" w:pos="9282"/>
            </w:tabs>
            <w:rPr>
              <w:del w:id="450" w:author="LECOFFRE Emilien" w:date="2017-07-04T12:19:00Z"/>
              <w:rFonts w:eastAsiaTheme="minorEastAsia"/>
              <w:noProof/>
              <w:sz w:val="32"/>
              <w:szCs w:val="32"/>
              <w:rPrChange w:id="451" w:author="LECOFFRE Emilien" w:date="2017-07-04T16:36:00Z">
                <w:rPr>
                  <w:del w:id="452" w:author="LECOFFRE Emilien" w:date="2017-07-04T12:19:00Z"/>
                  <w:rFonts w:eastAsiaTheme="minorEastAsia"/>
                  <w:noProof/>
                  <w:sz w:val="28"/>
                  <w:szCs w:val="28"/>
                </w:rPr>
              </w:rPrChange>
            </w:rPr>
          </w:pPr>
          <w:del w:id="453" w:author="LECOFFRE Emilien" w:date="2017-07-04T12:19:00Z">
            <w:r w:rsidRPr="009256C6" w:rsidDel="001F606F">
              <w:rPr>
                <w:sz w:val="32"/>
                <w:szCs w:val="32"/>
                <w:rPrChange w:id="454" w:author="LECOFFRE Emilien" w:date="2017-07-04T16:36:00Z">
                  <w:rPr>
                    <w:rStyle w:val="Lienhypertexte"/>
                    <w:noProof/>
                    <w:sz w:val="28"/>
                    <w:szCs w:val="28"/>
                    <w:lang w:val="fr-FR"/>
                  </w:rPr>
                </w:rPrChange>
              </w:rPr>
              <w:delText>a)</w:delText>
            </w:r>
            <w:r w:rsidRPr="009256C6" w:rsidDel="001F606F">
              <w:rPr>
                <w:rFonts w:eastAsiaTheme="minorEastAsia"/>
                <w:noProof/>
                <w:sz w:val="32"/>
                <w:szCs w:val="32"/>
                <w:rPrChange w:id="455" w:author="LECOFFRE Emilien" w:date="2017-07-04T16:36:00Z">
                  <w:rPr>
                    <w:rFonts w:eastAsiaTheme="minorEastAsia"/>
                    <w:noProof/>
                    <w:sz w:val="28"/>
                    <w:szCs w:val="28"/>
                  </w:rPr>
                </w:rPrChange>
              </w:rPr>
              <w:tab/>
            </w:r>
            <w:r w:rsidRPr="009256C6" w:rsidDel="001F606F">
              <w:rPr>
                <w:sz w:val="32"/>
                <w:szCs w:val="32"/>
                <w:rPrChange w:id="456" w:author="LECOFFRE Emilien" w:date="2017-07-04T16:36:00Z">
                  <w:rPr>
                    <w:rStyle w:val="Lienhypertexte"/>
                    <w:noProof/>
                    <w:sz w:val="28"/>
                    <w:szCs w:val="28"/>
                    <w:lang w:val="fr-FR"/>
                  </w:rPr>
                </w:rPrChange>
              </w:rPr>
              <w:delText>Version A</w:delText>
            </w:r>
            <w:r w:rsidRPr="009256C6" w:rsidDel="001F606F">
              <w:rPr>
                <w:noProof/>
                <w:webHidden/>
                <w:sz w:val="32"/>
                <w:szCs w:val="32"/>
                <w:rPrChange w:id="457" w:author="LECOFFRE Emilien" w:date="2017-07-04T16:36:00Z">
                  <w:rPr>
                    <w:noProof/>
                    <w:webHidden/>
                    <w:sz w:val="28"/>
                    <w:szCs w:val="28"/>
                  </w:rPr>
                </w:rPrChange>
              </w:rPr>
              <w:tab/>
              <w:delText>11</w:delText>
            </w:r>
          </w:del>
        </w:p>
        <w:p w14:paraId="0896FAC2" w14:textId="77777777" w:rsidR="001A2F8C" w:rsidRPr="009256C6" w:rsidDel="001F606F" w:rsidRDefault="001A2F8C">
          <w:pPr>
            <w:pStyle w:val="TM3"/>
            <w:tabs>
              <w:tab w:val="left" w:pos="880"/>
              <w:tab w:val="right" w:leader="dot" w:pos="9282"/>
            </w:tabs>
            <w:rPr>
              <w:del w:id="458" w:author="LECOFFRE Emilien" w:date="2017-07-04T12:19:00Z"/>
              <w:rFonts w:eastAsiaTheme="minorEastAsia"/>
              <w:noProof/>
              <w:sz w:val="32"/>
              <w:szCs w:val="32"/>
              <w:rPrChange w:id="459" w:author="LECOFFRE Emilien" w:date="2017-07-04T16:36:00Z">
                <w:rPr>
                  <w:del w:id="460" w:author="LECOFFRE Emilien" w:date="2017-07-04T12:19:00Z"/>
                  <w:rFonts w:eastAsiaTheme="minorEastAsia"/>
                  <w:noProof/>
                  <w:sz w:val="28"/>
                  <w:szCs w:val="28"/>
                </w:rPr>
              </w:rPrChange>
            </w:rPr>
          </w:pPr>
          <w:del w:id="461" w:author="LECOFFRE Emilien" w:date="2017-07-04T12:19:00Z">
            <w:r w:rsidRPr="009256C6" w:rsidDel="001F606F">
              <w:rPr>
                <w:sz w:val="32"/>
                <w:szCs w:val="32"/>
                <w:rPrChange w:id="462" w:author="LECOFFRE Emilien" w:date="2017-07-04T16:36:00Z">
                  <w:rPr>
                    <w:rStyle w:val="Lienhypertexte"/>
                    <w:noProof/>
                    <w:sz w:val="28"/>
                    <w:szCs w:val="28"/>
                    <w:lang w:val="fr-FR"/>
                  </w:rPr>
                </w:rPrChange>
              </w:rPr>
              <w:delText>b)</w:delText>
            </w:r>
            <w:r w:rsidRPr="009256C6" w:rsidDel="001F606F">
              <w:rPr>
                <w:rFonts w:eastAsiaTheme="minorEastAsia"/>
                <w:noProof/>
                <w:sz w:val="32"/>
                <w:szCs w:val="32"/>
                <w:rPrChange w:id="463" w:author="LECOFFRE Emilien" w:date="2017-07-04T16:36:00Z">
                  <w:rPr>
                    <w:rFonts w:eastAsiaTheme="minorEastAsia"/>
                    <w:noProof/>
                    <w:sz w:val="28"/>
                    <w:szCs w:val="28"/>
                  </w:rPr>
                </w:rPrChange>
              </w:rPr>
              <w:tab/>
            </w:r>
            <w:r w:rsidRPr="009256C6" w:rsidDel="001F606F">
              <w:rPr>
                <w:sz w:val="32"/>
                <w:szCs w:val="32"/>
                <w:rPrChange w:id="464" w:author="LECOFFRE Emilien" w:date="2017-07-04T16:36:00Z">
                  <w:rPr>
                    <w:rStyle w:val="Lienhypertexte"/>
                    <w:noProof/>
                    <w:sz w:val="28"/>
                    <w:szCs w:val="28"/>
                    <w:lang w:val="fr-FR"/>
                  </w:rPr>
                </w:rPrChange>
              </w:rPr>
              <w:delText>Version B</w:delText>
            </w:r>
            <w:r w:rsidRPr="009256C6" w:rsidDel="001F606F">
              <w:rPr>
                <w:noProof/>
                <w:webHidden/>
                <w:sz w:val="32"/>
                <w:szCs w:val="32"/>
                <w:rPrChange w:id="465" w:author="LECOFFRE Emilien" w:date="2017-07-04T16:36:00Z">
                  <w:rPr>
                    <w:noProof/>
                    <w:webHidden/>
                    <w:sz w:val="28"/>
                    <w:szCs w:val="28"/>
                  </w:rPr>
                </w:rPrChange>
              </w:rPr>
              <w:tab/>
              <w:delText>14</w:delText>
            </w:r>
          </w:del>
        </w:p>
        <w:p w14:paraId="231E9D93" w14:textId="77777777" w:rsidR="001A2F8C" w:rsidRPr="009256C6" w:rsidDel="001F606F" w:rsidRDefault="001A2F8C">
          <w:pPr>
            <w:pStyle w:val="TM3"/>
            <w:tabs>
              <w:tab w:val="left" w:pos="880"/>
              <w:tab w:val="right" w:leader="dot" w:pos="9282"/>
            </w:tabs>
            <w:rPr>
              <w:del w:id="466" w:author="LECOFFRE Emilien" w:date="2017-07-04T12:19:00Z"/>
              <w:rFonts w:eastAsiaTheme="minorEastAsia"/>
              <w:noProof/>
              <w:sz w:val="32"/>
              <w:szCs w:val="32"/>
              <w:rPrChange w:id="467" w:author="LECOFFRE Emilien" w:date="2017-07-04T16:36:00Z">
                <w:rPr>
                  <w:del w:id="468" w:author="LECOFFRE Emilien" w:date="2017-07-04T12:19:00Z"/>
                  <w:rFonts w:eastAsiaTheme="minorEastAsia"/>
                  <w:noProof/>
                  <w:sz w:val="28"/>
                  <w:szCs w:val="28"/>
                </w:rPr>
              </w:rPrChange>
            </w:rPr>
          </w:pPr>
          <w:del w:id="469" w:author="LECOFFRE Emilien" w:date="2017-07-04T12:19:00Z">
            <w:r w:rsidRPr="009256C6" w:rsidDel="001F606F">
              <w:rPr>
                <w:sz w:val="32"/>
                <w:szCs w:val="32"/>
                <w:rPrChange w:id="470" w:author="LECOFFRE Emilien" w:date="2017-07-04T16:36:00Z">
                  <w:rPr>
                    <w:rStyle w:val="Lienhypertexte"/>
                    <w:noProof/>
                    <w:sz w:val="28"/>
                    <w:szCs w:val="28"/>
                    <w:lang w:val="fr-FR"/>
                  </w:rPr>
                </w:rPrChange>
              </w:rPr>
              <w:delText>c)</w:delText>
            </w:r>
            <w:r w:rsidRPr="009256C6" w:rsidDel="001F606F">
              <w:rPr>
                <w:rFonts w:eastAsiaTheme="minorEastAsia"/>
                <w:noProof/>
                <w:sz w:val="32"/>
                <w:szCs w:val="32"/>
                <w:rPrChange w:id="471" w:author="LECOFFRE Emilien" w:date="2017-07-04T16:36:00Z">
                  <w:rPr>
                    <w:rFonts w:eastAsiaTheme="minorEastAsia"/>
                    <w:noProof/>
                    <w:sz w:val="28"/>
                    <w:szCs w:val="28"/>
                  </w:rPr>
                </w:rPrChange>
              </w:rPr>
              <w:tab/>
            </w:r>
            <w:r w:rsidRPr="009256C6" w:rsidDel="001F606F">
              <w:rPr>
                <w:sz w:val="32"/>
                <w:szCs w:val="32"/>
                <w:rPrChange w:id="472" w:author="LECOFFRE Emilien" w:date="2017-07-04T16:36:00Z">
                  <w:rPr>
                    <w:rStyle w:val="Lienhypertexte"/>
                    <w:noProof/>
                    <w:sz w:val="28"/>
                    <w:szCs w:val="28"/>
                    <w:lang w:val="fr-FR"/>
                  </w:rPr>
                </w:rPrChange>
              </w:rPr>
              <w:delText>Version C</w:delText>
            </w:r>
            <w:r w:rsidRPr="009256C6" w:rsidDel="001F606F">
              <w:rPr>
                <w:noProof/>
                <w:webHidden/>
                <w:sz w:val="32"/>
                <w:szCs w:val="32"/>
                <w:rPrChange w:id="473" w:author="LECOFFRE Emilien" w:date="2017-07-04T16:36:00Z">
                  <w:rPr>
                    <w:noProof/>
                    <w:webHidden/>
                    <w:sz w:val="28"/>
                    <w:szCs w:val="28"/>
                  </w:rPr>
                </w:rPrChange>
              </w:rPr>
              <w:tab/>
              <w:delText>16</w:delText>
            </w:r>
          </w:del>
        </w:p>
        <w:p w14:paraId="688FD39C" w14:textId="77777777" w:rsidR="001A2F8C" w:rsidRPr="009256C6" w:rsidDel="001F606F" w:rsidRDefault="001A2F8C">
          <w:pPr>
            <w:pStyle w:val="TM3"/>
            <w:tabs>
              <w:tab w:val="left" w:pos="880"/>
              <w:tab w:val="right" w:leader="dot" w:pos="9282"/>
            </w:tabs>
            <w:rPr>
              <w:del w:id="474" w:author="LECOFFRE Emilien" w:date="2017-07-04T12:19:00Z"/>
              <w:rFonts w:eastAsiaTheme="minorEastAsia"/>
              <w:noProof/>
              <w:sz w:val="32"/>
              <w:szCs w:val="32"/>
              <w:rPrChange w:id="475" w:author="LECOFFRE Emilien" w:date="2017-07-04T16:36:00Z">
                <w:rPr>
                  <w:del w:id="476" w:author="LECOFFRE Emilien" w:date="2017-07-04T12:19:00Z"/>
                  <w:rFonts w:eastAsiaTheme="minorEastAsia"/>
                  <w:noProof/>
                  <w:sz w:val="28"/>
                  <w:szCs w:val="28"/>
                </w:rPr>
              </w:rPrChange>
            </w:rPr>
          </w:pPr>
          <w:del w:id="477" w:author="LECOFFRE Emilien" w:date="2017-07-04T12:19:00Z">
            <w:r w:rsidRPr="009256C6" w:rsidDel="001F606F">
              <w:rPr>
                <w:sz w:val="32"/>
                <w:szCs w:val="32"/>
                <w:rPrChange w:id="478" w:author="LECOFFRE Emilien" w:date="2017-07-04T16:36:00Z">
                  <w:rPr>
                    <w:rStyle w:val="Lienhypertexte"/>
                    <w:noProof/>
                    <w:sz w:val="28"/>
                    <w:szCs w:val="28"/>
                    <w:lang w:val="fr-FR"/>
                  </w:rPr>
                </w:rPrChange>
              </w:rPr>
              <w:delText>d)</w:delText>
            </w:r>
            <w:r w:rsidRPr="009256C6" w:rsidDel="001F606F">
              <w:rPr>
                <w:rFonts w:eastAsiaTheme="minorEastAsia"/>
                <w:noProof/>
                <w:sz w:val="32"/>
                <w:szCs w:val="32"/>
                <w:rPrChange w:id="479" w:author="LECOFFRE Emilien" w:date="2017-07-04T16:36:00Z">
                  <w:rPr>
                    <w:rFonts w:eastAsiaTheme="minorEastAsia"/>
                    <w:noProof/>
                    <w:sz w:val="28"/>
                    <w:szCs w:val="28"/>
                  </w:rPr>
                </w:rPrChange>
              </w:rPr>
              <w:tab/>
            </w:r>
            <w:r w:rsidRPr="009256C6" w:rsidDel="001F606F">
              <w:rPr>
                <w:sz w:val="32"/>
                <w:szCs w:val="32"/>
                <w:rPrChange w:id="480" w:author="LECOFFRE Emilien" w:date="2017-07-04T16:36:00Z">
                  <w:rPr>
                    <w:rStyle w:val="Lienhypertexte"/>
                    <w:noProof/>
                    <w:sz w:val="28"/>
                    <w:szCs w:val="28"/>
                    <w:lang w:val="fr-FR"/>
                  </w:rPr>
                </w:rPrChange>
              </w:rPr>
              <w:delText>Version D</w:delText>
            </w:r>
            <w:r w:rsidRPr="009256C6" w:rsidDel="001F606F">
              <w:rPr>
                <w:noProof/>
                <w:webHidden/>
                <w:sz w:val="32"/>
                <w:szCs w:val="32"/>
                <w:rPrChange w:id="481" w:author="LECOFFRE Emilien" w:date="2017-07-04T16:36:00Z">
                  <w:rPr>
                    <w:noProof/>
                    <w:webHidden/>
                    <w:sz w:val="28"/>
                    <w:szCs w:val="28"/>
                  </w:rPr>
                </w:rPrChange>
              </w:rPr>
              <w:tab/>
              <w:delText>17</w:delText>
            </w:r>
          </w:del>
        </w:p>
        <w:p w14:paraId="70B60540" w14:textId="77777777" w:rsidR="001A2F8C" w:rsidRPr="009256C6" w:rsidDel="001F606F" w:rsidRDefault="001A2F8C">
          <w:pPr>
            <w:pStyle w:val="TM3"/>
            <w:tabs>
              <w:tab w:val="left" w:pos="880"/>
              <w:tab w:val="right" w:leader="dot" w:pos="9282"/>
            </w:tabs>
            <w:rPr>
              <w:del w:id="482" w:author="LECOFFRE Emilien" w:date="2017-07-04T12:19:00Z"/>
              <w:rFonts w:eastAsiaTheme="minorEastAsia"/>
              <w:noProof/>
              <w:sz w:val="32"/>
              <w:szCs w:val="32"/>
              <w:rPrChange w:id="483" w:author="LECOFFRE Emilien" w:date="2017-07-04T16:36:00Z">
                <w:rPr>
                  <w:del w:id="484" w:author="LECOFFRE Emilien" w:date="2017-07-04T12:19:00Z"/>
                  <w:rFonts w:eastAsiaTheme="minorEastAsia"/>
                  <w:noProof/>
                  <w:sz w:val="28"/>
                  <w:szCs w:val="28"/>
                </w:rPr>
              </w:rPrChange>
            </w:rPr>
          </w:pPr>
          <w:del w:id="485" w:author="LECOFFRE Emilien" w:date="2017-07-04T12:19:00Z">
            <w:r w:rsidRPr="009256C6" w:rsidDel="001F606F">
              <w:rPr>
                <w:sz w:val="32"/>
                <w:szCs w:val="32"/>
                <w:rPrChange w:id="486" w:author="LECOFFRE Emilien" w:date="2017-07-04T16:36:00Z">
                  <w:rPr>
                    <w:rStyle w:val="Lienhypertexte"/>
                    <w:noProof/>
                    <w:sz w:val="28"/>
                    <w:szCs w:val="28"/>
                    <w:lang w:val="fr-FR"/>
                  </w:rPr>
                </w:rPrChange>
              </w:rPr>
              <w:delText>e)</w:delText>
            </w:r>
            <w:r w:rsidRPr="009256C6" w:rsidDel="001F606F">
              <w:rPr>
                <w:rFonts w:eastAsiaTheme="minorEastAsia"/>
                <w:noProof/>
                <w:sz w:val="32"/>
                <w:szCs w:val="32"/>
                <w:rPrChange w:id="487" w:author="LECOFFRE Emilien" w:date="2017-07-04T16:36:00Z">
                  <w:rPr>
                    <w:rFonts w:eastAsiaTheme="minorEastAsia"/>
                    <w:noProof/>
                    <w:sz w:val="28"/>
                    <w:szCs w:val="28"/>
                  </w:rPr>
                </w:rPrChange>
              </w:rPr>
              <w:tab/>
            </w:r>
            <w:r w:rsidRPr="009256C6" w:rsidDel="001F606F">
              <w:rPr>
                <w:sz w:val="32"/>
                <w:szCs w:val="32"/>
                <w:rPrChange w:id="488" w:author="LECOFFRE Emilien" w:date="2017-07-04T16:36:00Z">
                  <w:rPr>
                    <w:rStyle w:val="Lienhypertexte"/>
                    <w:noProof/>
                    <w:sz w:val="28"/>
                    <w:szCs w:val="28"/>
                    <w:lang w:val="fr-FR"/>
                  </w:rPr>
                </w:rPrChange>
              </w:rPr>
              <w:delText>Version E</w:delText>
            </w:r>
            <w:r w:rsidRPr="009256C6" w:rsidDel="001F606F">
              <w:rPr>
                <w:noProof/>
                <w:webHidden/>
                <w:sz w:val="32"/>
                <w:szCs w:val="32"/>
                <w:rPrChange w:id="489" w:author="LECOFFRE Emilien" w:date="2017-07-04T16:36:00Z">
                  <w:rPr>
                    <w:noProof/>
                    <w:webHidden/>
                    <w:sz w:val="28"/>
                    <w:szCs w:val="28"/>
                  </w:rPr>
                </w:rPrChange>
              </w:rPr>
              <w:tab/>
              <w:delText>21</w:delText>
            </w:r>
          </w:del>
        </w:p>
        <w:p w14:paraId="11F45294" w14:textId="77777777" w:rsidR="001A2F8C" w:rsidRPr="009256C6" w:rsidDel="001F606F" w:rsidRDefault="001A2F8C">
          <w:pPr>
            <w:pStyle w:val="TM2"/>
            <w:tabs>
              <w:tab w:val="left" w:pos="660"/>
              <w:tab w:val="right" w:leader="dot" w:pos="9282"/>
            </w:tabs>
            <w:rPr>
              <w:del w:id="490" w:author="LECOFFRE Emilien" w:date="2017-07-04T12:19:00Z"/>
              <w:rFonts w:eastAsiaTheme="minorEastAsia"/>
              <w:noProof/>
              <w:sz w:val="32"/>
              <w:szCs w:val="32"/>
              <w:rPrChange w:id="491" w:author="LECOFFRE Emilien" w:date="2017-07-04T16:36:00Z">
                <w:rPr>
                  <w:del w:id="492" w:author="LECOFFRE Emilien" w:date="2017-07-04T12:19:00Z"/>
                  <w:rFonts w:eastAsiaTheme="minorEastAsia"/>
                  <w:noProof/>
                  <w:sz w:val="28"/>
                  <w:szCs w:val="28"/>
                </w:rPr>
              </w:rPrChange>
            </w:rPr>
          </w:pPr>
          <w:del w:id="493" w:author="LECOFFRE Emilien" w:date="2017-07-04T12:19:00Z">
            <w:r w:rsidRPr="009256C6" w:rsidDel="001F606F">
              <w:rPr>
                <w:sz w:val="32"/>
                <w:szCs w:val="32"/>
                <w:rPrChange w:id="494" w:author="LECOFFRE Emilien" w:date="2017-07-04T16:36:00Z">
                  <w:rPr>
                    <w:rStyle w:val="Lienhypertexte"/>
                    <w:noProof/>
                    <w:sz w:val="28"/>
                    <w:szCs w:val="28"/>
                    <w:lang w:val="fr-FR"/>
                  </w:rPr>
                </w:rPrChange>
              </w:rPr>
              <w:delText>3)</w:delText>
            </w:r>
            <w:r w:rsidRPr="009256C6" w:rsidDel="001F606F">
              <w:rPr>
                <w:rFonts w:eastAsiaTheme="minorEastAsia"/>
                <w:noProof/>
                <w:sz w:val="32"/>
                <w:szCs w:val="32"/>
                <w:rPrChange w:id="495" w:author="LECOFFRE Emilien" w:date="2017-07-04T16:36:00Z">
                  <w:rPr>
                    <w:rFonts w:eastAsiaTheme="minorEastAsia"/>
                    <w:noProof/>
                    <w:sz w:val="28"/>
                    <w:szCs w:val="28"/>
                  </w:rPr>
                </w:rPrChange>
              </w:rPr>
              <w:tab/>
            </w:r>
            <w:r w:rsidRPr="009256C6" w:rsidDel="001F606F">
              <w:rPr>
                <w:sz w:val="32"/>
                <w:szCs w:val="32"/>
                <w:rPrChange w:id="496" w:author="LECOFFRE Emilien" w:date="2017-07-04T16:36:00Z">
                  <w:rPr>
                    <w:rStyle w:val="Lienhypertexte"/>
                    <w:noProof/>
                    <w:sz w:val="28"/>
                    <w:szCs w:val="28"/>
                    <w:lang w:val="fr-FR"/>
                  </w:rPr>
                </w:rPrChange>
              </w:rPr>
              <w:delText>Etape 3 (Commune à tous les modes)</w:delText>
            </w:r>
            <w:r w:rsidRPr="009256C6" w:rsidDel="001F606F">
              <w:rPr>
                <w:noProof/>
                <w:webHidden/>
                <w:sz w:val="32"/>
                <w:szCs w:val="32"/>
                <w:rPrChange w:id="497" w:author="LECOFFRE Emilien" w:date="2017-07-04T16:36:00Z">
                  <w:rPr>
                    <w:noProof/>
                    <w:webHidden/>
                    <w:sz w:val="28"/>
                    <w:szCs w:val="28"/>
                  </w:rPr>
                </w:rPrChange>
              </w:rPr>
              <w:tab/>
              <w:delText>24</w:delText>
            </w:r>
          </w:del>
        </w:p>
        <w:p w14:paraId="6510A1A6" w14:textId="77777777" w:rsidR="001A2F8C" w:rsidRPr="009256C6" w:rsidDel="001F606F" w:rsidRDefault="001A2F8C">
          <w:pPr>
            <w:pStyle w:val="TM1"/>
            <w:tabs>
              <w:tab w:val="right" w:leader="dot" w:pos="9282"/>
            </w:tabs>
            <w:rPr>
              <w:del w:id="498" w:author="LECOFFRE Emilien" w:date="2017-07-04T12:19:00Z"/>
              <w:rFonts w:eastAsiaTheme="minorEastAsia"/>
              <w:noProof/>
              <w:sz w:val="32"/>
              <w:szCs w:val="32"/>
              <w:rPrChange w:id="499" w:author="LECOFFRE Emilien" w:date="2017-07-04T16:36:00Z">
                <w:rPr>
                  <w:del w:id="500" w:author="LECOFFRE Emilien" w:date="2017-07-04T12:19:00Z"/>
                  <w:rFonts w:eastAsiaTheme="minorEastAsia"/>
                  <w:noProof/>
                  <w:sz w:val="28"/>
                  <w:szCs w:val="28"/>
                </w:rPr>
              </w:rPrChange>
            </w:rPr>
          </w:pPr>
          <w:del w:id="501" w:author="LECOFFRE Emilien" w:date="2017-07-04T12:19:00Z">
            <w:r w:rsidRPr="009256C6" w:rsidDel="001F606F">
              <w:rPr>
                <w:sz w:val="32"/>
                <w:szCs w:val="32"/>
                <w:rPrChange w:id="502" w:author="LECOFFRE Emilien" w:date="2017-07-04T16:36:00Z">
                  <w:rPr>
                    <w:rStyle w:val="Lienhypertexte"/>
                    <w:noProof/>
                    <w:sz w:val="28"/>
                    <w:szCs w:val="28"/>
                    <w:lang w:val="fr-FR"/>
                  </w:rPr>
                </w:rPrChange>
              </w:rPr>
              <w:delText>Dessiner la topologie générée par l’outil</w:delText>
            </w:r>
            <w:r w:rsidRPr="009256C6" w:rsidDel="001F606F">
              <w:rPr>
                <w:noProof/>
                <w:webHidden/>
                <w:sz w:val="32"/>
                <w:szCs w:val="32"/>
                <w:rPrChange w:id="503" w:author="LECOFFRE Emilien" w:date="2017-07-04T16:36:00Z">
                  <w:rPr>
                    <w:noProof/>
                    <w:webHidden/>
                    <w:sz w:val="28"/>
                    <w:szCs w:val="28"/>
                  </w:rPr>
                </w:rPrChange>
              </w:rPr>
              <w:tab/>
              <w:delText>26</w:delText>
            </w:r>
          </w:del>
        </w:p>
        <w:p w14:paraId="598E53A9" w14:textId="77777777" w:rsidR="00043043" w:rsidRDefault="00043043" w:rsidP="00043043">
          <w:r w:rsidRPr="009256C6">
            <w:rPr>
              <w:b/>
              <w:bCs/>
              <w:sz w:val="32"/>
              <w:szCs w:val="32"/>
              <w:lang w:val="fr-FR"/>
              <w:rPrChange w:id="504" w:author="LECOFFRE Emilien" w:date="2017-07-04T16:36:00Z">
                <w:rPr>
                  <w:b/>
                  <w:bCs/>
                  <w:sz w:val="28"/>
                  <w:szCs w:val="28"/>
                  <w:lang w:val="fr-FR"/>
                </w:rPr>
              </w:rPrChange>
            </w:rPr>
            <w:fldChar w:fldCharType="end"/>
          </w:r>
        </w:p>
      </w:sdtContent>
    </w:sdt>
    <w:p w14:paraId="442C61F2" w14:textId="77777777" w:rsidR="00043043" w:rsidRDefault="00043043" w:rsidP="00043043">
      <w:pPr>
        <w:pStyle w:val="Titre1"/>
        <w:rPr>
          <w:rFonts w:asciiTheme="minorHAnsi" w:eastAsiaTheme="minorHAnsi" w:hAnsiTheme="minorHAnsi" w:cstheme="minorBidi"/>
          <w:b w:val="0"/>
          <w:bCs w:val="0"/>
          <w:sz w:val="22"/>
          <w:szCs w:val="22"/>
          <w:lang w:val="fr-FR"/>
        </w:rPr>
      </w:pPr>
    </w:p>
    <w:p w14:paraId="75B65BCD" w14:textId="77777777" w:rsidR="00043043" w:rsidRDefault="00043043" w:rsidP="00043043">
      <w:pPr>
        <w:rPr>
          <w:lang w:val="fr-FR"/>
        </w:rPr>
      </w:pPr>
    </w:p>
    <w:p w14:paraId="6FECADF9" w14:textId="77777777" w:rsidR="00043043" w:rsidRDefault="00043043" w:rsidP="00043043">
      <w:pPr>
        <w:rPr>
          <w:lang w:val="fr-FR"/>
        </w:rPr>
      </w:pPr>
    </w:p>
    <w:p w14:paraId="65DB15E0" w14:textId="66C8818C" w:rsidR="00043043" w:rsidRDefault="00043043" w:rsidP="00043043">
      <w:pPr>
        <w:rPr>
          <w:lang w:val="fr-FR"/>
        </w:rPr>
      </w:pPr>
    </w:p>
    <w:p w14:paraId="20E32C49" w14:textId="356F0E9C" w:rsidR="00043043" w:rsidDel="001F606F" w:rsidRDefault="00043043" w:rsidP="00043043">
      <w:pPr>
        <w:rPr>
          <w:del w:id="505" w:author="LECOFFRE Emilien" w:date="2017-07-04T12:20:00Z"/>
          <w:lang w:val="fr-FR"/>
        </w:rPr>
      </w:pPr>
    </w:p>
    <w:p w14:paraId="4626B44D" w14:textId="0090383D" w:rsidR="00043043" w:rsidDel="001F606F" w:rsidRDefault="00043043" w:rsidP="00043043">
      <w:pPr>
        <w:rPr>
          <w:del w:id="506" w:author="LECOFFRE Emilien" w:date="2017-07-04T12:20:00Z"/>
          <w:lang w:val="fr-FR"/>
        </w:rPr>
      </w:pPr>
    </w:p>
    <w:p w14:paraId="55DFC843" w14:textId="37CA2D2A" w:rsidR="00043043" w:rsidDel="001F606F" w:rsidRDefault="00043043" w:rsidP="00043043">
      <w:pPr>
        <w:rPr>
          <w:del w:id="507" w:author="LECOFFRE Emilien" w:date="2017-07-04T12:20:00Z"/>
          <w:lang w:val="fr-FR"/>
        </w:rPr>
      </w:pPr>
    </w:p>
    <w:p w14:paraId="4F302BB9" w14:textId="2E306BAF" w:rsidR="00043043" w:rsidRDefault="00AF0E47" w:rsidP="00AF0E47">
      <w:pPr>
        <w:pStyle w:val="Chapternumber"/>
        <w:rPr>
          <w:lang w:val="fr-FR"/>
        </w:rPr>
      </w:pPr>
      <w:r>
        <w:rPr>
          <w:lang w:val="fr-FR"/>
        </w:rPr>
        <w:t>01</w:t>
      </w:r>
    </w:p>
    <w:p w14:paraId="5A3457E5" w14:textId="4CDD5C52" w:rsidR="00AF0E47" w:rsidRPr="005F7415" w:rsidRDefault="00AF0E47" w:rsidP="005F7415">
      <w:pPr>
        <w:pStyle w:val="Titre1"/>
      </w:pPr>
      <w:bookmarkStart w:id="508" w:name="_Toc486949511"/>
      <w:proofErr w:type="spellStart"/>
      <w:r w:rsidRPr="005F7415">
        <w:t>Présentation</w:t>
      </w:r>
      <w:proofErr w:type="spellEnd"/>
      <w:r w:rsidRPr="005F7415">
        <w:t xml:space="preserve"> de </w:t>
      </w:r>
      <w:proofErr w:type="spellStart"/>
      <w:r w:rsidRPr="005F7415">
        <w:t>l’outil</w:t>
      </w:r>
      <w:bookmarkEnd w:id="508"/>
      <w:proofErr w:type="spellEnd"/>
    </w:p>
    <w:p w14:paraId="060A4202" w14:textId="77777777" w:rsidR="00043043" w:rsidRDefault="00043043" w:rsidP="00043043">
      <w:pPr>
        <w:pStyle w:val="Titre2"/>
        <w:numPr>
          <w:ilvl w:val="0"/>
          <w:numId w:val="2"/>
        </w:numPr>
        <w:rPr>
          <w:lang w:val="fr-FR"/>
        </w:rPr>
      </w:pPr>
      <w:bookmarkStart w:id="509" w:name="_Toc486949512"/>
      <w:r>
        <w:rPr>
          <w:lang w:val="fr-FR"/>
        </w:rPr>
        <w:t>Problèmes traités</w:t>
      </w:r>
      <w:bookmarkEnd w:id="509"/>
    </w:p>
    <w:p w14:paraId="52930C7C" w14:textId="77777777" w:rsidR="00043043" w:rsidRPr="00C7155B" w:rsidRDefault="00043043" w:rsidP="00043043">
      <w:pPr>
        <w:rPr>
          <w:lang w:val="fr-FR"/>
        </w:rPr>
      </w:pPr>
    </w:p>
    <w:p w14:paraId="6E52CF01" w14:textId="58C3BF04" w:rsidR="00043043" w:rsidRPr="00F25FE0" w:rsidRDefault="00043043" w:rsidP="00043043">
      <w:pPr>
        <w:jc w:val="both"/>
        <w:rPr>
          <w:lang w:val="fr-FR"/>
        </w:rPr>
      </w:pPr>
      <w:r>
        <w:rPr>
          <w:lang w:val="fr-FR"/>
        </w:rPr>
        <w:t>L’outi</w:t>
      </w:r>
      <w:r w:rsidR="00616368">
        <w:rPr>
          <w:lang w:val="fr-FR"/>
        </w:rPr>
        <w:t>l permet d’effectuer un routage ou</w:t>
      </w:r>
      <w:r>
        <w:rPr>
          <w:lang w:val="fr-FR"/>
        </w:rPr>
        <w:t xml:space="preserve"> un choix de topologie</w:t>
      </w:r>
      <w:r w:rsidR="00616368">
        <w:rPr>
          <w:lang w:val="fr-FR"/>
        </w:rPr>
        <w:t>s suivi d’un routage</w:t>
      </w:r>
      <w:r>
        <w:rPr>
          <w:lang w:val="fr-FR"/>
        </w:rPr>
        <w:t>. La ou les sorties sont issues d’algorithmes d’optimisation qui visent à minimiser un critère défini pour chaque triplet (messagerie mise en trames, topologie, routage) par :</w:t>
      </w:r>
    </w:p>
    <w:tbl>
      <w:tblPr>
        <w:tblStyle w:val="Grilledutableau"/>
        <w:tblW w:w="0" w:type="auto"/>
        <w:tblLook w:val="04A0" w:firstRow="1" w:lastRow="0" w:firstColumn="1" w:lastColumn="0" w:noHBand="0" w:noVBand="1"/>
      </w:tblPr>
      <w:tblGrid>
        <w:gridCol w:w="2047"/>
        <w:gridCol w:w="7235"/>
      </w:tblGrid>
      <w:tr w:rsidR="00043043" w:rsidRPr="00CD56B4" w14:paraId="7244D613" w14:textId="77777777" w:rsidTr="004862B8">
        <w:tc>
          <w:tcPr>
            <w:tcW w:w="2093" w:type="dxa"/>
          </w:tcPr>
          <w:p w14:paraId="79DC5105" w14:textId="77777777" w:rsidR="00043043" w:rsidRDefault="00043043" w:rsidP="004862B8">
            <w:pPr>
              <w:rPr>
                <w:lang w:val="fr-FR"/>
              </w:rPr>
            </w:pPr>
            <w:r>
              <w:rPr>
                <w:lang w:val="fr-FR"/>
              </w:rPr>
              <w:t>Coût</w:t>
            </w:r>
          </w:p>
        </w:tc>
        <w:tc>
          <w:tcPr>
            <w:tcW w:w="7483" w:type="dxa"/>
          </w:tcPr>
          <w:p w14:paraId="141D302B" w14:textId="77777777" w:rsidR="00043043" w:rsidRDefault="00043043" w:rsidP="004862B8">
            <w:pPr>
              <w:rPr>
                <w:lang w:val="fr-FR"/>
              </w:rPr>
            </w:pPr>
            <w:r w:rsidRPr="00F25FE0">
              <w:rPr>
                <w:lang w:val="fr-FR"/>
              </w:rPr>
              <w:t>nombre de connecteurs utilisés * prix d'un connecteur</w:t>
            </w:r>
          </w:p>
          <w:p w14:paraId="3ECDA522" w14:textId="77777777" w:rsidR="00043043" w:rsidRDefault="00043043" w:rsidP="004862B8">
            <w:pPr>
              <w:rPr>
                <w:lang w:val="fr-FR"/>
              </w:rPr>
            </w:pPr>
            <w:r>
              <w:rPr>
                <w:lang w:val="fr-FR"/>
              </w:rPr>
              <w:t xml:space="preserve">+ </w:t>
            </w:r>
            <w:r w:rsidRPr="00F25FE0">
              <w:rPr>
                <w:lang w:val="fr-FR"/>
              </w:rPr>
              <w:t>nombre de bus utilisés * prix d'un bus</w:t>
            </w:r>
          </w:p>
        </w:tc>
      </w:tr>
      <w:tr w:rsidR="00043043" w:rsidRPr="00CD56B4" w14:paraId="2F3EFFF2" w14:textId="77777777" w:rsidTr="004862B8">
        <w:tc>
          <w:tcPr>
            <w:tcW w:w="2093" w:type="dxa"/>
          </w:tcPr>
          <w:p w14:paraId="55D5971B" w14:textId="77777777" w:rsidR="00043043" w:rsidRDefault="00043043" w:rsidP="004862B8">
            <w:pPr>
              <w:rPr>
                <w:lang w:val="fr-FR"/>
              </w:rPr>
            </w:pPr>
            <w:r>
              <w:rPr>
                <w:lang w:val="fr-FR"/>
              </w:rPr>
              <w:t>Charge max</w:t>
            </w:r>
          </w:p>
        </w:tc>
        <w:tc>
          <w:tcPr>
            <w:tcW w:w="7483" w:type="dxa"/>
          </w:tcPr>
          <w:p w14:paraId="7E12B88D" w14:textId="77777777" w:rsidR="00043043" w:rsidRDefault="00043043" w:rsidP="004862B8">
            <w:pPr>
              <w:rPr>
                <w:lang w:val="fr-FR"/>
              </w:rPr>
            </w:pPr>
            <w:r>
              <w:rPr>
                <w:lang w:val="fr-FR"/>
              </w:rPr>
              <w:t>Charge du bus le plus chargé</w:t>
            </w:r>
          </w:p>
        </w:tc>
      </w:tr>
      <w:tr w:rsidR="000333FA" w:rsidRPr="006504BA" w14:paraId="5F93CA36" w14:textId="77777777" w:rsidTr="004862B8">
        <w:tc>
          <w:tcPr>
            <w:tcW w:w="2093" w:type="dxa"/>
          </w:tcPr>
          <w:p w14:paraId="25A99D5E" w14:textId="43C171BA" w:rsidR="000333FA" w:rsidRDefault="000333FA" w:rsidP="004862B8">
            <w:pPr>
              <w:rPr>
                <w:lang w:val="fr-FR"/>
              </w:rPr>
            </w:pPr>
            <w:r>
              <w:rPr>
                <w:lang w:val="fr-FR"/>
              </w:rPr>
              <w:t>Latence</w:t>
            </w:r>
          </w:p>
        </w:tc>
        <w:tc>
          <w:tcPr>
            <w:tcW w:w="7483" w:type="dxa"/>
          </w:tcPr>
          <w:p w14:paraId="7706EBDF" w14:textId="57A69090" w:rsidR="000333FA" w:rsidRDefault="000333FA" w:rsidP="000333FA">
            <w:pPr>
              <w:rPr>
                <w:lang w:val="fr-FR"/>
              </w:rPr>
            </w:pPr>
            <w:r>
              <w:rPr>
                <w:lang w:val="fr-FR"/>
              </w:rPr>
              <w:t xml:space="preserve">Somme des latences </w:t>
            </w:r>
          </w:p>
        </w:tc>
      </w:tr>
    </w:tbl>
    <w:p w14:paraId="1EEDB12C" w14:textId="77777777" w:rsidR="00043043" w:rsidRDefault="00043043" w:rsidP="00043043">
      <w:pPr>
        <w:pStyle w:val="Titre2"/>
        <w:rPr>
          <w:lang w:val="fr-FR"/>
        </w:rPr>
      </w:pPr>
    </w:p>
    <w:p w14:paraId="1FB298B0" w14:textId="77777777" w:rsidR="00043043" w:rsidRDefault="00043043" w:rsidP="00043043">
      <w:pPr>
        <w:pStyle w:val="Titre2"/>
        <w:numPr>
          <w:ilvl w:val="0"/>
          <w:numId w:val="2"/>
        </w:numPr>
        <w:rPr>
          <w:lang w:val="fr-FR"/>
        </w:rPr>
      </w:pPr>
      <w:bookmarkStart w:id="510" w:name="_Toc486949513"/>
      <w:r>
        <w:rPr>
          <w:lang w:val="fr-FR"/>
        </w:rPr>
        <w:t>Modes de fonctionnement</w:t>
      </w:r>
      <w:bookmarkEnd w:id="510"/>
    </w:p>
    <w:p w14:paraId="21985827" w14:textId="13296403" w:rsidR="00043043" w:rsidRPr="00C7155B" w:rsidRDefault="005F7415" w:rsidP="005F7415">
      <w:pPr>
        <w:tabs>
          <w:tab w:val="left" w:pos="3860"/>
        </w:tabs>
        <w:rPr>
          <w:lang w:val="fr-FR"/>
        </w:rPr>
      </w:pPr>
      <w:r>
        <w:rPr>
          <w:lang w:val="fr-FR"/>
        </w:rPr>
        <w:tab/>
      </w:r>
    </w:p>
    <w:p w14:paraId="6C7A9D31" w14:textId="77777777" w:rsidR="00043043" w:rsidRDefault="00043043" w:rsidP="00043043">
      <w:pPr>
        <w:jc w:val="both"/>
        <w:rPr>
          <w:lang w:val="fr-FR"/>
        </w:rPr>
      </w:pPr>
      <w:r>
        <w:rPr>
          <w:lang w:val="fr-FR"/>
        </w:rPr>
        <w:t>L’outil propose trois modes de fonctionnement, dont seulement deux (MODE1 et MODE3) sont pleinement opérationnels. Le mode 1 fonctionne à trames fixées : le programme optimise la topologie et/ou le routage sans toucher aux trames. Les paramètres qu’elles contiennent ne sont pas explicités dans les fichiers de données. Le mode 2 (Version beta) optimise la mise en trames des paramètres. Le mode 3 permet l’ajout d’un nouveau calculateur et/ou d’une nouvelle trame à une topologie déjà prête.</w:t>
      </w:r>
    </w:p>
    <w:p w14:paraId="36ED5684" w14:textId="54A6697E" w:rsidR="00043043" w:rsidRDefault="00043043" w:rsidP="00043043">
      <w:pPr>
        <w:rPr>
          <w:lang w:val="fr-FR"/>
        </w:rPr>
      </w:pPr>
      <w:r>
        <w:rPr>
          <w:lang w:val="fr-FR"/>
        </w:rPr>
        <w:t>Dans tous les cas d’utilisation, le fichier de configuration config.txt doit être complété de façon adéquate et placé dans le même répertoire que le programme.</w:t>
      </w:r>
      <w:r w:rsidR="000333FA">
        <w:rPr>
          <w:lang w:val="fr-FR"/>
        </w:rPr>
        <w:t xml:space="preserve"> Les modèles dont il est question dans la suite de la notice sont disponibles dans le dossier DOC\DOC </w:t>
      </w:r>
      <w:proofErr w:type="spellStart"/>
      <w:r w:rsidR="000333FA">
        <w:rPr>
          <w:lang w:val="fr-FR"/>
        </w:rPr>
        <w:t>dev</w:t>
      </w:r>
      <w:proofErr w:type="spellEnd"/>
      <w:r w:rsidR="000333FA">
        <w:rPr>
          <w:lang w:val="fr-FR"/>
        </w:rPr>
        <w:t xml:space="preserve"> CAN-</w:t>
      </w:r>
      <w:proofErr w:type="spellStart"/>
      <w:r w:rsidR="000333FA">
        <w:rPr>
          <w:lang w:val="fr-FR"/>
        </w:rPr>
        <w:t>FDproject</w:t>
      </w:r>
      <w:proofErr w:type="spellEnd"/>
      <w:r w:rsidR="000333FA">
        <w:rPr>
          <w:lang w:val="fr-FR"/>
        </w:rPr>
        <w:t>\.</w:t>
      </w:r>
    </w:p>
    <w:p w14:paraId="4A1CC737" w14:textId="77777777" w:rsidR="00043043" w:rsidRDefault="00043043" w:rsidP="00043043">
      <w:pPr>
        <w:pStyle w:val="Titre3"/>
        <w:numPr>
          <w:ilvl w:val="0"/>
          <w:numId w:val="3"/>
        </w:numPr>
        <w:rPr>
          <w:lang w:val="fr-FR"/>
        </w:rPr>
      </w:pPr>
      <w:bookmarkStart w:id="511" w:name="_Toc486949514"/>
      <w:r>
        <w:rPr>
          <w:lang w:val="fr-FR"/>
        </w:rPr>
        <w:t>Mode 1</w:t>
      </w:r>
      <w:bookmarkEnd w:id="511"/>
    </w:p>
    <w:p w14:paraId="581C66F3" w14:textId="77777777" w:rsidR="000333FA" w:rsidRPr="000333FA" w:rsidRDefault="000333FA" w:rsidP="000333FA">
      <w:pPr>
        <w:rPr>
          <w:lang w:val="fr-FR"/>
        </w:rPr>
      </w:pPr>
    </w:p>
    <w:p w14:paraId="7CF6761F" w14:textId="34720F6C" w:rsidR="00043043" w:rsidRDefault="00043043" w:rsidP="00043043">
      <w:pPr>
        <w:jc w:val="both"/>
        <w:rPr>
          <w:lang w:val="fr-FR"/>
        </w:rPr>
      </w:pPr>
      <w:commentRangeStart w:id="512"/>
      <w:commentRangeStart w:id="513"/>
      <w:r>
        <w:rPr>
          <w:lang w:val="fr-FR"/>
        </w:rPr>
        <w:t xml:space="preserve">Il correspond à la valeur </w:t>
      </w:r>
      <w:ins w:id="514" w:author="KORZIN Stephane" w:date="2017-06-30T07:16:00Z">
        <w:r w:rsidR="00827B10">
          <w:rPr>
            <w:lang w:val="fr-FR"/>
          </w:rPr>
          <w:t>RESOLUTION_MODE = 1</w:t>
        </w:r>
      </w:ins>
      <w:del w:id="515" w:author="KORZIN Stephane" w:date="2017-06-30T07:16:00Z">
        <w:r w:rsidDel="00827B10">
          <w:rPr>
            <w:lang w:val="fr-FR"/>
          </w:rPr>
          <w:delText>1</w:delText>
        </w:r>
      </w:del>
      <w:r>
        <w:rPr>
          <w:lang w:val="fr-FR"/>
        </w:rPr>
        <w:t xml:space="preserve"> </w:t>
      </w:r>
      <w:commentRangeEnd w:id="512"/>
      <w:r>
        <w:rPr>
          <w:rStyle w:val="Marquedecommentaire"/>
        </w:rPr>
        <w:commentReference w:id="512"/>
      </w:r>
      <w:commentRangeEnd w:id="513"/>
      <w:r w:rsidR="00616368">
        <w:rPr>
          <w:rStyle w:val="Marquedecommentaire"/>
        </w:rPr>
        <w:commentReference w:id="513"/>
      </w:r>
      <w:r>
        <w:rPr>
          <w:lang w:val="fr-FR"/>
        </w:rPr>
        <w:t xml:space="preserve">dans le fichier </w:t>
      </w:r>
      <w:ins w:id="516" w:author="KORZIN Stephane" w:date="2017-06-30T07:16:00Z">
        <w:r w:rsidR="00827B10">
          <w:rPr>
            <w:lang w:val="fr-FR"/>
          </w:rPr>
          <w:t>config.txt</w:t>
        </w:r>
      </w:ins>
      <w:del w:id="517" w:author="KORZIN Stephane" w:date="2017-06-30T07:16:00Z">
        <w:r w:rsidDel="00827B10">
          <w:rPr>
            <w:lang w:val="fr-FR"/>
          </w:rPr>
          <w:delText>de configuration</w:delText>
        </w:r>
        <w:r w:rsidR="00616368" w:rsidDel="00827B10">
          <w:rPr>
            <w:lang w:val="fr-FR"/>
          </w:rPr>
          <w:delText xml:space="preserve"> </w:delText>
        </w:r>
      </w:del>
      <w:del w:id="518" w:author="KORZIN Stephane" w:date="2017-06-30T07:17:00Z">
        <w:r w:rsidR="00616368" w:rsidDel="00827B10">
          <w:rPr>
            <w:lang w:val="fr-FR"/>
          </w:rPr>
          <w:delText>(</w:delText>
        </w:r>
      </w:del>
      <w:del w:id="519" w:author="KORZIN Stephane" w:date="2017-06-30T07:15:00Z">
        <w:r w:rsidR="00616368" w:rsidDel="00827B10">
          <w:rPr>
            <w:lang w:val="fr-FR"/>
          </w:rPr>
          <w:delText xml:space="preserve">Soit  </w:delText>
        </w:r>
      </w:del>
      <w:del w:id="520" w:author="KORZIN Stephane" w:date="2017-06-30T07:16:00Z">
        <w:r w:rsidR="00616368" w:rsidDel="00827B10">
          <w:rPr>
            <w:lang w:val="fr-FR"/>
          </w:rPr>
          <w:delText>RESOLUTION_MODE = 1)</w:delText>
        </w:r>
      </w:del>
      <w:r>
        <w:rPr>
          <w:lang w:val="fr-FR"/>
        </w:rPr>
        <w:t>. Outre ce fichier, on doit fournir :</w:t>
      </w:r>
    </w:p>
    <w:p w14:paraId="161E700F" w14:textId="0F29F239" w:rsidR="00043043" w:rsidRDefault="00043043" w:rsidP="00043043">
      <w:pPr>
        <w:pStyle w:val="Paragraphedeliste"/>
        <w:numPr>
          <w:ilvl w:val="0"/>
          <w:numId w:val="1"/>
        </w:numPr>
        <w:spacing w:after="200" w:line="276" w:lineRule="auto"/>
        <w:jc w:val="both"/>
        <w:rPr>
          <w:lang w:val="fr-FR"/>
        </w:rPr>
      </w:pPr>
      <w:r>
        <w:rPr>
          <w:lang w:val="fr-FR"/>
        </w:rPr>
        <w:t xml:space="preserve">Le fichier </w:t>
      </w:r>
      <w:r w:rsidR="004862B8">
        <w:rPr>
          <w:lang w:val="fr-FR"/>
        </w:rPr>
        <w:t xml:space="preserve">« Frame » </w:t>
      </w:r>
      <w:r>
        <w:rPr>
          <w:lang w:val="fr-FR"/>
        </w:rPr>
        <w:t xml:space="preserve"> (voir </w:t>
      </w:r>
      <w:r w:rsidR="000333FA">
        <w:rPr>
          <w:lang w:val="fr-FR"/>
        </w:rPr>
        <w:t xml:space="preserve">modèle </w:t>
      </w:r>
      <w:r>
        <w:rPr>
          <w:lang w:val="fr-FR"/>
        </w:rPr>
        <w:t>messagerie_type.xlsx) au format .csv (séparateur : « point-virgule » si on enregistre depuis Excel)</w:t>
      </w:r>
    </w:p>
    <w:p w14:paraId="28BDBF66" w14:textId="54EE9028" w:rsidR="00043043" w:rsidRDefault="00043043" w:rsidP="00043043">
      <w:pPr>
        <w:pStyle w:val="Paragraphedeliste"/>
        <w:numPr>
          <w:ilvl w:val="0"/>
          <w:numId w:val="1"/>
        </w:numPr>
        <w:spacing w:after="200" w:line="276" w:lineRule="auto"/>
        <w:jc w:val="both"/>
        <w:rPr>
          <w:lang w:val="fr-FR"/>
        </w:rPr>
      </w:pPr>
      <w:r>
        <w:rPr>
          <w:lang w:val="fr-FR"/>
        </w:rPr>
        <w:t xml:space="preserve">Le fichier </w:t>
      </w:r>
      <w:r w:rsidR="001639FD">
        <w:rPr>
          <w:lang w:val="fr-FR"/>
        </w:rPr>
        <w:t>« </w:t>
      </w:r>
      <w:proofErr w:type="spellStart"/>
      <w:r w:rsidR="001639FD">
        <w:rPr>
          <w:lang w:val="fr-FR"/>
        </w:rPr>
        <w:t>Topology</w:t>
      </w:r>
      <w:proofErr w:type="spellEnd"/>
      <w:r w:rsidR="001639FD">
        <w:rPr>
          <w:lang w:val="fr-FR"/>
        </w:rPr>
        <w:t xml:space="preserve"> » </w:t>
      </w:r>
      <w:r>
        <w:rPr>
          <w:lang w:val="fr-FR"/>
        </w:rPr>
        <w:t>définissant la topologie initiale (voir reseau_initial_type.xlsx), également enregistré en .csv</w:t>
      </w:r>
    </w:p>
    <w:p w14:paraId="12647EA1" w14:textId="4E5F0FC6" w:rsidR="00043043" w:rsidRDefault="00043043" w:rsidP="00043043">
      <w:pPr>
        <w:pStyle w:val="Paragraphedeliste"/>
        <w:numPr>
          <w:ilvl w:val="0"/>
          <w:numId w:val="1"/>
        </w:numPr>
        <w:spacing w:after="200" w:line="276" w:lineRule="auto"/>
        <w:jc w:val="both"/>
        <w:rPr>
          <w:lang w:val="fr-FR"/>
        </w:rPr>
      </w:pPr>
      <w:r>
        <w:rPr>
          <w:lang w:val="fr-FR"/>
        </w:rPr>
        <w:t xml:space="preserve">Le fichier </w:t>
      </w:r>
      <w:r w:rsidR="001639FD">
        <w:rPr>
          <w:lang w:val="fr-FR"/>
        </w:rPr>
        <w:t xml:space="preserve">« User </w:t>
      </w:r>
      <w:proofErr w:type="spellStart"/>
      <w:r w:rsidR="001639FD">
        <w:rPr>
          <w:lang w:val="fr-FR"/>
        </w:rPr>
        <w:t>Topology</w:t>
      </w:r>
      <w:proofErr w:type="spellEnd"/>
      <w:r w:rsidR="001639FD">
        <w:rPr>
          <w:lang w:val="fr-FR"/>
        </w:rPr>
        <w:t xml:space="preserve"> » </w:t>
      </w:r>
      <w:r>
        <w:rPr>
          <w:lang w:val="fr-FR"/>
        </w:rPr>
        <w:t xml:space="preserve">de contraintes de topologie (voir </w:t>
      </w:r>
      <w:r w:rsidRPr="0042265D">
        <w:rPr>
          <w:lang w:val="fr-FR"/>
        </w:rPr>
        <w:t>contraintes_topologie_type.xlsx</w:t>
      </w:r>
      <w:r>
        <w:rPr>
          <w:lang w:val="fr-FR"/>
        </w:rPr>
        <w:t>), également au format .csv</w:t>
      </w:r>
    </w:p>
    <w:p w14:paraId="04B86FD1" w14:textId="70B7958A" w:rsidR="006B076E" w:rsidRPr="006B076E" w:rsidRDefault="006B076E" w:rsidP="006B076E">
      <w:pPr>
        <w:pStyle w:val="Paragraphedeliste"/>
        <w:numPr>
          <w:ilvl w:val="0"/>
          <w:numId w:val="1"/>
        </w:numPr>
        <w:spacing w:after="200" w:line="276" w:lineRule="auto"/>
        <w:jc w:val="both"/>
        <w:rPr>
          <w:lang w:val="fr-FR"/>
        </w:rPr>
      </w:pPr>
      <w:r>
        <w:rPr>
          <w:lang w:val="fr-FR"/>
        </w:rPr>
        <w:lastRenderedPageBreak/>
        <w:t xml:space="preserve">Le fichier « Mat </w:t>
      </w:r>
      <w:proofErr w:type="spellStart"/>
      <w:r>
        <w:rPr>
          <w:lang w:val="fr-FR"/>
        </w:rPr>
        <w:t>Rout</w:t>
      </w:r>
      <w:proofErr w:type="spellEnd"/>
      <w:r>
        <w:rPr>
          <w:lang w:val="fr-FR"/>
        </w:rPr>
        <w:t> » de contraintes de routage (voir Mat_Rout</w:t>
      </w:r>
      <w:r w:rsidRPr="0042265D">
        <w:rPr>
          <w:lang w:val="fr-FR"/>
        </w:rPr>
        <w:t>.xlsx</w:t>
      </w:r>
      <w:r>
        <w:rPr>
          <w:lang w:val="fr-FR"/>
        </w:rPr>
        <w:t>), également au format .csv</w:t>
      </w:r>
    </w:p>
    <w:p w14:paraId="345AA069" w14:textId="77777777" w:rsidR="00043043" w:rsidRDefault="00043043" w:rsidP="00043043">
      <w:pPr>
        <w:jc w:val="both"/>
        <w:rPr>
          <w:lang w:val="fr-FR"/>
        </w:rPr>
      </w:pPr>
      <w:r>
        <w:rPr>
          <w:lang w:val="fr-FR"/>
        </w:rPr>
        <w:t>Les sorties sont de plusieurs types :</w:t>
      </w:r>
    </w:p>
    <w:p w14:paraId="13C89F49" w14:textId="77777777" w:rsidR="00043043" w:rsidRDefault="00043043" w:rsidP="00043043">
      <w:pPr>
        <w:pStyle w:val="Paragraphedeliste"/>
        <w:numPr>
          <w:ilvl w:val="0"/>
          <w:numId w:val="1"/>
        </w:numPr>
        <w:spacing w:after="200" w:line="276" w:lineRule="auto"/>
        <w:jc w:val="both"/>
        <w:rPr>
          <w:lang w:val="fr-FR"/>
        </w:rPr>
      </w:pPr>
      <w:r>
        <w:rPr>
          <w:lang w:val="fr-FR"/>
        </w:rPr>
        <w:t>Sortie console pour les messages d’erreur</w:t>
      </w:r>
    </w:p>
    <w:p w14:paraId="12935D68" w14:textId="77777777" w:rsidR="00043043" w:rsidRDefault="00043043" w:rsidP="00043043">
      <w:pPr>
        <w:pStyle w:val="Paragraphedeliste"/>
        <w:numPr>
          <w:ilvl w:val="0"/>
          <w:numId w:val="1"/>
        </w:numPr>
        <w:spacing w:after="200" w:line="276" w:lineRule="auto"/>
        <w:jc w:val="both"/>
        <w:rPr>
          <w:lang w:val="fr-FR"/>
        </w:rPr>
      </w:pPr>
      <w:r>
        <w:rPr>
          <w:lang w:val="fr-FR"/>
        </w:rPr>
        <w:t>Sortie console ou dans un fichier texte pour l’état courant d’avancement de la résolution. Ce fichier est nommé d’après la date et l’heure de lancement du programme (« Y_M_D_H_M_S »)</w:t>
      </w:r>
    </w:p>
    <w:p w14:paraId="3A7326DD" w14:textId="7D74587E" w:rsidR="00043043" w:rsidRPr="00EC0FBD" w:rsidRDefault="00616368" w:rsidP="00043043">
      <w:pPr>
        <w:pStyle w:val="Paragraphedeliste"/>
        <w:numPr>
          <w:ilvl w:val="0"/>
          <w:numId w:val="1"/>
        </w:numPr>
        <w:spacing w:after="200" w:line="276" w:lineRule="auto"/>
        <w:jc w:val="both"/>
        <w:rPr>
          <w:lang w:val="fr-FR"/>
        </w:rPr>
      </w:pPr>
      <w:r>
        <w:rPr>
          <w:lang w:val="fr-FR"/>
        </w:rPr>
        <w:t>Le</w:t>
      </w:r>
      <w:r w:rsidR="00043043" w:rsidRPr="00EC0FBD">
        <w:rPr>
          <w:lang w:val="fr-FR"/>
        </w:rPr>
        <w:t xml:space="preserve"> fichier </w:t>
      </w:r>
      <w:r>
        <w:rPr>
          <w:lang w:val="fr-FR"/>
        </w:rPr>
        <w:t>« </w:t>
      </w:r>
      <w:proofErr w:type="spellStart"/>
      <w:r>
        <w:rPr>
          <w:lang w:val="fr-FR"/>
        </w:rPr>
        <w:t>topology_Y_M_D_H_M_S</w:t>
      </w:r>
      <w:proofErr w:type="spellEnd"/>
      <w:r>
        <w:rPr>
          <w:lang w:val="fr-FR"/>
        </w:rPr>
        <w:t xml:space="preserve">  », </w:t>
      </w:r>
      <w:r w:rsidR="00043043" w:rsidRPr="00EC0FBD">
        <w:rPr>
          <w:lang w:val="fr-FR"/>
        </w:rPr>
        <w:t xml:space="preserve">du même type que </w:t>
      </w:r>
      <w:r>
        <w:rPr>
          <w:lang w:val="fr-FR"/>
        </w:rPr>
        <w:t>« </w:t>
      </w:r>
      <w:proofErr w:type="spellStart"/>
      <w:r>
        <w:rPr>
          <w:lang w:val="fr-FR"/>
        </w:rPr>
        <w:t>Topology</w:t>
      </w:r>
      <w:proofErr w:type="spellEnd"/>
      <w:r>
        <w:rPr>
          <w:lang w:val="fr-FR"/>
        </w:rPr>
        <w:t xml:space="preserve"> » </w:t>
      </w:r>
      <w:r w:rsidR="004862B8">
        <w:rPr>
          <w:lang w:val="fr-FR"/>
        </w:rPr>
        <w:t>(</w:t>
      </w:r>
      <w:r>
        <w:rPr>
          <w:lang w:val="fr-FR"/>
        </w:rPr>
        <w:t>qui fournit</w:t>
      </w:r>
      <w:r w:rsidR="00043043" w:rsidRPr="00EC0FBD">
        <w:rPr>
          <w:lang w:val="fr-FR"/>
        </w:rPr>
        <w:t xml:space="preserve"> la topologie initiale</w:t>
      </w:r>
      <w:r w:rsidR="004862B8">
        <w:rPr>
          <w:lang w:val="fr-FR"/>
        </w:rPr>
        <w:t>)</w:t>
      </w:r>
      <w:r w:rsidR="00043043" w:rsidRPr="00EC0FBD">
        <w:rPr>
          <w:lang w:val="fr-FR"/>
        </w:rPr>
        <w:t xml:space="preserve"> : il explicite la topologie </w:t>
      </w:r>
      <w:commentRangeStart w:id="521"/>
      <w:commentRangeStart w:id="522"/>
      <w:r w:rsidR="00043043" w:rsidRPr="00EC0FBD">
        <w:rPr>
          <w:lang w:val="fr-FR"/>
        </w:rPr>
        <w:t>optimisée</w:t>
      </w:r>
      <w:commentRangeEnd w:id="521"/>
      <w:r w:rsidR="00043043">
        <w:rPr>
          <w:rStyle w:val="Marquedecommentaire"/>
        </w:rPr>
        <w:commentReference w:id="521"/>
      </w:r>
      <w:commentRangeEnd w:id="522"/>
      <w:r>
        <w:rPr>
          <w:rStyle w:val="Marquedecommentaire"/>
        </w:rPr>
        <w:commentReference w:id="522"/>
      </w:r>
      <w:r w:rsidR="00043043" w:rsidRPr="00EC0FBD">
        <w:rPr>
          <w:lang w:val="fr-FR"/>
        </w:rPr>
        <w:t xml:space="preserve">. </w:t>
      </w:r>
    </w:p>
    <w:p w14:paraId="6EA6BC15" w14:textId="4EB31FD7" w:rsidR="00043043" w:rsidRDefault="00616368" w:rsidP="00043043">
      <w:pPr>
        <w:pStyle w:val="Paragraphedeliste"/>
        <w:numPr>
          <w:ilvl w:val="0"/>
          <w:numId w:val="1"/>
        </w:numPr>
        <w:spacing w:after="200" w:line="276" w:lineRule="auto"/>
        <w:jc w:val="both"/>
        <w:rPr>
          <w:lang w:val="fr-FR"/>
        </w:rPr>
      </w:pPr>
      <w:r>
        <w:rPr>
          <w:lang w:val="fr-FR"/>
        </w:rPr>
        <w:t>Le</w:t>
      </w:r>
      <w:r w:rsidR="00043043">
        <w:rPr>
          <w:lang w:val="fr-FR"/>
        </w:rPr>
        <w:t xml:space="preserve"> fichier </w:t>
      </w:r>
      <w:r>
        <w:rPr>
          <w:lang w:val="fr-FR"/>
        </w:rPr>
        <w:t>« </w:t>
      </w:r>
      <w:proofErr w:type="spellStart"/>
      <w:r>
        <w:rPr>
          <w:lang w:val="fr-FR"/>
        </w:rPr>
        <w:t>frame_calc_io_out_Y_M_D_H_M_S</w:t>
      </w:r>
      <w:proofErr w:type="spellEnd"/>
      <w:r>
        <w:rPr>
          <w:lang w:val="fr-FR"/>
        </w:rPr>
        <w:t xml:space="preserve"> »  </w:t>
      </w:r>
      <w:r w:rsidR="00043043">
        <w:rPr>
          <w:lang w:val="fr-FR"/>
        </w:rPr>
        <w:t xml:space="preserve">du même </w:t>
      </w:r>
      <w:r w:rsidR="004862B8">
        <w:rPr>
          <w:lang w:val="fr-FR"/>
        </w:rPr>
        <w:t>type</w:t>
      </w:r>
      <w:r w:rsidR="00043043">
        <w:rPr>
          <w:lang w:val="fr-FR"/>
        </w:rPr>
        <w:t xml:space="preserve"> </w:t>
      </w:r>
      <w:r w:rsidR="004862B8">
        <w:rPr>
          <w:lang w:val="fr-FR"/>
        </w:rPr>
        <w:t xml:space="preserve">que </w:t>
      </w:r>
      <w:r>
        <w:rPr>
          <w:lang w:val="fr-FR"/>
        </w:rPr>
        <w:t>« Frame »</w:t>
      </w:r>
      <w:r w:rsidR="004862B8">
        <w:rPr>
          <w:lang w:val="fr-FR"/>
        </w:rPr>
        <w:t> :</w:t>
      </w:r>
      <w:r w:rsidR="00043043">
        <w:rPr>
          <w:lang w:val="fr-FR"/>
        </w:rPr>
        <w:t xml:space="preserve"> il explicite le routage proposé pour chaque trame sur le réseau </w:t>
      </w:r>
      <w:commentRangeStart w:id="523"/>
      <w:commentRangeStart w:id="524"/>
      <w:r w:rsidR="00043043">
        <w:rPr>
          <w:lang w:val="fr-FR"/>
        </w:rPr>
        <w:t>optimisé</w:t>
      </w:r>
      <w:commentRangeEnd w:id="523"/>
      <w:r w:rsidR="00043043">
        <w:rPr>
          <w:rStyle w:val="Marquedecommentaire"/>
        </w:rPr>
        <w:commentReference w:id="523"/>
      </w:r>
      <w:commentRangeEnd w:id="524"/>
      <w:r>
        <w:rPr>
          <w:rStyle w:val="Marquedecommentaire"/>
        </w:rPr>
        <w:commentReference w:id="524"/>
      </w:r>
      <w:r w:rsidR="00043043">
        <w:rPr>
          <w:lang w:val="fr-FR"/>
        </w:rPr>
        <w:t>.</w:t>
      </w:r>
    </w:p>
    <w:p w14:paraId="0D8A5CA1" w14:textId="77777777" w:rsidR="00043043" w:rsidRPr="00EA7E91" w:rsidRDefault="00043043" w:rsidP="00043043">
      <w:pPr>
        <w:jc w:val="both"/>
        <w:rPr>
          <w:lang w:val="fr-FR"/>
        </w:rPr>
      </w:pPr>
      <w:r>
        <w:rPr>
          <w:lang w:val="fr-FR"/>
        </w:rPr>
        <w:t>Les fichiers sont enregistrés dans un dossier dont le nom commence par « out_ » et créé pour l’occasion dans le même répertoire que l’exécutable du programme.</w:t>
      </w:r>
    </w:p>
    <w:p w14:paraId="10104EA7" w14:textId="5F0DB0F4" w:rsidR="00043043" w:rsidRDefault="00043043" w:rsidP="00043043">
      <w:pPr>
        <w:jc w:val="both"/>
        <w:rPr>
          <w:lang w:val="fr-FR"/>
        </w:rPr>
      </w:pPr>
      <w:r>
        <w:rPr>
          <w:lang w:val="fr-FR"/>
        </w:rPr>
        <w:t xml:space="preserve">Le solveur fait évoluer la configuration initiale et réalise un routage pour chaque topologie testée. Il peut renvoyer plusieurs topologies, à savoir les </w:t>
      </w:r>
      <w:r>
        <w:rPr>
          <w:i/>
          <w:lang w:val="fr-FR"/>
        </w:rPr>
        <w:t>n</w:t>
      </w:r>
      <w:r>
        <w:rPr>
          <w:lang w:val="fr-FR"/>
        </w:rPr>
        <w:t xml:space="preserve"> dernières topologies améliorantes (</w:t>
      </w:r>
      <w:r>
        <w:rPr>
          <w:i/>
          <w:lang w:val="fr-FR"/>
        </w:rPr>
        <w:t>n</w:t>
      </w:r>
      <w:r>
        <w:rPr>
          <w:lang w:val="fr-FR"/>
        </w:rPr>
        <w:t xml:space="preserve"> étant défini dans le fichier de </w:t>
      </w:r>
      <w:commentRangeStart w:id="525"/>
      <w:commentRangeStart w:id="526"/>
      <w:r>
        <w:rPr>
          <w:lang w:val="fr-FR"/>
        </w:rPr>
        <w:t>configuration</w:t>
      </w:r>
      <w:commentRangeEnd w:id="525"/>
      <w:r>
        <w:rPr>
          <w:rStyle w:val="Marquedecommentaire"/>
        </w:rPr>
        <w:commentReference w:id="525"/>
      </w:r>
      <w:commentRangeEnd w:id="526"/>
      <w:r w:rsidR="004862B8">
        <w:rPr>
          <w:rStyle w:val="Marquedecommentaire"/>
        </w:rPr>
        <w:commentReference w:id="526"/>
      </w:r>
      <w:r w:rsidR="004862B8">
        <w:rPr>
          <w:lang w:val="fr-FR"/>
        </w:rPr>
        <w:t xml:space="preserve"> grâce à </w:t>
      </w:r>
      <w:proofErr w:type="spellStart"/>
      <w:r w:rsidR="004862B8">
        <w:rPr>
          <w:lang w:val="fr-FR"/>
        </w:rPr>
        <w:t>nb_network_out</w:t>
      </w:r>
      <w:proofErr w:type="spellEnd"/>
      <w:r w:rsidR="004862B8">
        <w:rPr>
          <w:lang w:val="fr-FR"/>
        </w:rPr>
        <w:t xml:space="preserve"> = n</w:t>
      </w:r>
      <w:r>
        <w:rPr>
          <w:lang w:val="fr-FR"/>
        </w:rPr>
        <w:t>). Les fichiers de sortie sont indicés « _i » où i correspond à la i-</w:t>
      </w:r>
      <w:proofErr w:type="spellStart"/>
      <w:r>
        <w:rPr>
          <w:lang w:val="fr-FR"/>
        </w:rPr>
        <w:t>ème</w:t>
      </w:r>
      <w:proofErr w:type="spellEnd"/>
      <w:r>
        <w:rPr>
          <w:lang w:val="fr-FR"/>
        </w:rPr>
        <w:t xml:space="preserve"> meilleure topologie.</w:t>
      </w:r>
    </w:p>
    <w:p w14:paraId="5CA61F0E" w14:textId="68B56590" w:rsidR="00043043" w:rsidRDefault="00043043" w:rsidP="00043043">
      <w:pPr>
        <w:jc w:val="both"/>
        <w:rPr>
          <w:lang w:val="fr-FR"/>
        </w:rPr>
      </w:pPr>
      <w:r>
        <w:rPr>
          <w:lang w:val="fr-FR"/>
        </w:rPr>
        <w:t xml:space="preserve">Si l’option </w:t>
      </w:r>
      <w:proofErr w:type="spellStart"/>
      <w:r>
        <w:rPr>
          <w:lang w:val="fr-FR"/>
        </w:rPr>
        <w:t>multistart</w:t>
      </w:r>
      <w:proofErr w:type="spellEnd"/>
      <w:r>
        <w:rPr>
          <w:lang w:val="fr-FR"/>
        </w:rPr>
        <w:t xml:space="preserve"> est </w:t>
      </w:r>
      <w:commentRangeStart w:id="527"/>
      <w:commentRangeStart w:id="528"/>
      <w:r>
        <w:rPr>
          <w:lang w:val="fr-FR"/>
        </w:rPr>
        <w:t>activée</w:t>
      </w:r>
      <w:commentRangeEnd w:id="527"/>
      <w:r>
        <w:rPr>
          <w:rStyle w:val="Marquedecommentaire"/>
        </w:rPr>
        <w:commentReference w:id="527"/>
      </w:r>
      <w:commentRangeEnd w:id="528"/>
      <w:r w:rsidR="004862B8">
        <w:rPr>
          <w:rStyle w:val="Marquedecommentaire"/>
        </w:rPr>
        <w:commentReference w:id="528"/>
      </w:r>
      <w:r w:rsidR="004862B8">
        <w:rPr>
          <w:lang w:val="fr-FR"/>
        </w:rPr>
        <w:t xml:space="preserve"> (</w:t>
      </w:r>
      <w:proofErr w:type="spellStart"/>
      <w:r w:rsidR="004862B8">
        <w:rPr>
          <w:lang w:val="fr-FR"/>
        </w:rPr>
        <w:t>do_multistart</w:t>
      </w:r>
      <w:proofErr w:type="spellEnd"/>
      <w:r w:rsidR="004862B8">
        <w:rPr>
          <w:lang w:val="fr-FR"/>
        </w:rPr>
        <w:t xml:space="preserve"> = </w:t>
      </w:r>
      <w:ins w:id="529" w:author="KORZIN Stephane" w:date="2017-06-30T07:20:00Z">
        <w:r w:rsidR="00827B10">
          <w:rPr>
            <w:lang w:val="fr-FR"/>
          </w:rPr>
          <w:t xml:space="preserve">1 </w:t>
        </w:r>
        <w:r w:rsidR="00827B10">
          <w:rPr>
            <w:rStyle w:val="Marquedecommentaire"/>
          </w:rPr>
          <w:commentReference w:id="530"/>
        </w:r>
        <w:r w:rsidR="00827B10">
          <w:rPr>
            <w:rStyle w:val="Marquedecommentaire"/>
          </w:rPr>
          <w:commentReference w:id="531"/>
        </w:r>
        <w:r w:rsidR="00827B10">
          <w:rPr>
            <w:lang w:val="fr-FR"/>
          </w:rPr>
          <w:t xml:space="preserve">dans le fichier </w:t>
        </w:r>
        <w:proofErr w:type="gramStart"/>
        <w:r w:rsidR="00827B10">
          <w:rPr>
            <w:lang w:val="fr-FR"/>
          </w:rPr>
          <w:t>config.txt</w:t>
        </w:r>
        <w:r w:rsidR="00827B10" w:rsidDel="00827B10">
          <w:rPr>
            <w:lang w:val="fr-FR"/>
          </w:rPr>
          <w:t xml:space="preserve"> </w:t>
        </w:r>
      </w:ins>
      <w:proofErr w:type="gramEnd"/>
      <w:del w:id="532" w:author="KORZIN Stephane" w:date="2017-06-30T07:20:00Z">
        <w:r w:rsidR="004862B8" w:rsidDel="00827B10">
          <w:rPr>
            <w:lang w:val="fr-FR"/>
          </w:rPr>
          <w:delText>1</w:delText>
        </w:r>
      </w:del>
      <w:r w:rsidR="004862B8">
        <w:rPr>
          <w:lang w:val="fr-FR"/>
        </w:rPr>
        <w:t>)</w:t>
      </w:r>
      <w:r>
        <w:rPr>
          <w:lang w:val="fr-FR"/>
        </w:rPr>
        <w:t xml:space="preserve">, en plus de la résolution habituelle, l’algorithme est lancé de nouveau en utilisant comme topologies initiales des topologies générées aléatoirement. Chacune de ces optimisations renverra en particulier la topologie optimale qu’elle aura trouvée. Le programme choisit parmi cette liste d’optima les </w:t>
      </w:r>
      <w:r>
        <w:rPr>
          <w:i/>
          <w:lang w:val="fr-FR"/>
        </w:rPr>
        <w:t>n</w:t>
      </w:r>
      <w:r>
        <w:rPr>
          <w:lang w:val="fr-FR"/>
        </w:rPr>
        <w:t xml:space="preserve"> meilleures topologies (</w:t>
      </w:r>
      <w:r>
        <w:rPr>
          <w:i/>
          <w:lang w:val="fr-FR"/>
        </w:rPr>
        <w:t>n</w:t>
      </w:r>
      <w:r>
        <w:rPr>
          <w:lang w:val="fr-FR"/>
        </w:rPr>
        <w:t xml:space="preserve"> est le même que défini précédemment) et les imprime dans des fichiers indicés cette fois « _</w:t>
      </w:r>
      <w:proofErr w:type="spellStart"/>
      <w:r>
        <w:rPr>
          <w:lang w:val="fr-FR"/>
        </w:rPr>
        <w:t>MS_i</w:t>
      </w:r>
      <w:proofErr w:type="spellEnd"/>
      <w:r>
        <w:rPr>
          <w:lang w:val="fr-FR"/>
        </w:rPr>
        <w:t> » où i correspond au i-</w:t>
      </w:r>
      <w:proofErr w:type="spellStart"/>
      <w:r>
        <w:rPr>
          <w:lang w:val="fr-FR"/>
        </w:rPr>
        <w:t>ème</w:t>
      </w:r>
      <w:proofErr w:type="spellEnd"/>
      <w:r>
        <w:rPr>
          <w:lang w:val="fr-FR"/>
        </w:rPr>
        <w:t xml:space="preserve"> meilleur optimum. Si le </w:t>
      </w:r>
      <w:proofErr w:type="spellStart"/>
      <w:r>
        <w:rPr>
          <w:lang w:val="fr-FR"/>
        </w:rPr>
        <w:t>mul</w:t>
      </w:r>
      <w:del w:id="533" w:author="KORZIN Stephane" w:date="2017-06-30T07:21:00Z">
        <w:r w:rsidDel="00827B10">
          <w:rPr>
            <w:lang w:val="fr-FR"/>
          </w:rPr>
          <w:delText>s</w:delText>
        </w:r>
      </w:del>
      <w:r>
        <w:rPr>
          <w:lang w:val="fr-FR"/>
        </w:rPr>
        <w:t>tistart</w:t>
      </w:r>
      <w:proofErr w:type="spellEnd"/>
      <w:r>
        <w:rPr>
          <w:lang w:val="fr-FR"/>
        </w:rPr>
        <w:t xml:space="preserve"> est activé, il y aura donc en sortie </w:t>
      </w:r>
      <w:r>
        <w:rPr>
          <w:i/>
          <w:lang w:val="fr-FR"/>
        </w:rPr>
        <w:t>n</w:t>
      </w:r>
      <w:r>
        <w:rPr>
          <w:lang w:val="fr-FR"/>
        </w:rPr>
        <w:t xml:space="preserve"> topologies obtenues à partir de la topologie initiale fournie et </w:t>
      </w:r>
      <w:r>
        <w:rPr>
          <w:i/>
          <w:lang w:val="fr-FR"/>
        </w:rPr>
        <w:t>n</w:t>
      </w:r>
      <w:r>
        <w:rPr>
          <w:lang w:val="fr-FR"/>
        </w:rPr>
        <w:t xml:space="preserve"> obtenues à partir de topologies initiales générées automatiquement.</w:t>
      </w:r>
    </w:p>
    <w:p w14:paraId="6C023360" w14:textId="149D6951" w:rsidR="00043043" w:rsidRDefault="00043043" w:rsidP="00043043">
      <w:pPr>
        <w:jc w:val="both"/>
        <w:rPr>
          <w:lang w:val="fr-FR"/>
        </w:rPr>
      </w:pPr>
    </w:p>
    <w:p w14:paraId="2B79DB2B" w14:textId="647D8537" w:rsidR="00043043" w:rsidRDefault="00043043" w:rsidP="00043043">
      <w:pPr>
        <w:pStyle w:val="Titre3"/>
        <w:numPr>
          <w:ilvl w:val="0"/>
          <w:numId w:val="3"/>
        </w:numPr>
        <w:rPr>
          <w:lang w:val="fr-FR"/>
        </w:rPr>
      </w:pPr>
      <w:bookmarkStart w:id="534" w:name="_Toc486949515"/>
      <w:r>
        <w:rPr>
          <w:lang w:val="fr-FR"/>
        </w:rPr>
        <w:t>Mode 2 (Version Beta</w:t>
      </w:r>
      <w:r w:rsidR="004862B8">
        <w:rPr>
          <w:lang w:val="fr-FR"/>
        </w:rPr>
        <w:t> : Dysfonctionne</w:t>
      </w:r>
      <w:r>
        <w:rPr>
          <w:lang w:val="fr-FR"/>
        </w:rPr>
        <w:t>)</w:t>
      </w:r>
      <w:bookmarkEnd w:id="534"/>
    </w:p>
    <w:p w14:paraId="7CD9CCAC" w14:textId="77777777" w:rsidR="00043043" w:rsidRPr="00EF0D43" w:rsidRDefault="00043043" w:rsidP="00043043">
      <w:pPr>
        <w:jc w:val="both"/>
        <w:rPr>
          <w:lang w:val="fr-FR"/>
        </w:rPr>
      </w:pPr>
    </w:p>
    <w:p w14:paraId="4A8DCA56" w14:textId="0D6F8762" w:rsidR="00043043" w:rsidRDefault="00043043" w:rsidP="00043043">
      <w:pPr>
        <w:jc w:val="both"/>
        <w:rPr>
          <w:lang w:val="fr-FR"/>
        </w:rPr>
      </w:pPr>
      <w:commentRangeStart w:id="535"/>
      <w:commentRangeStart w:id="536"/>
      <w:r>
        <w:rPr>
          <w:lang w:val="fr-FR"/>
        </w:rPr>
        <w:t xml:space="preserve">Il correspond à la valeur </w:t>
      </w:r>
      <w:ins w:id="537" w:author="KORZIN Stephane" w:date="2017-06-30T07:21:00Z">
        <w:r w:rsidR="00827B10">
          <w:rPr>
            <w:lang w:val="fr-FR"/>
          </w:rPr>
          <w:t xml:space="preserve">RESOLUTION_MODE = </w:t>
        </w:r>
      </w:ins>
      <w:r>
        <w:rPr>
          <w:lang w:val="fr-FR"/>
        </w:rPr>
        <w:t xml:space="preserve">2 </w:t>
      </w:r>
      <w:commentRangeEnd w:id="535"/>
      <w:r>
        <w:rPr>
          <w:rStyle w:val="Marquedecommentaire"/>
        </w:rPr>
        <w:commentReference w:id="535"/>
      </w:r>
      <w:commentRangeEnd w:id="536"/>
      <w:r w:rsidR="004862B8">
        <w:rPr>
          <w:rStyle w:val="Marquedecommentaire"/>
        </w:rPr>
        <w:commentReference w:id="536"/>
      </w:r>
      <w:r>
        <w:rPr>
          <w:lang w:val="fr-FR"/>
        </w:rPr>
        <w:t xml:space="preserve">dans le fichier </w:t>
      </w:r>
      <w:proofErr w:type="gramStart"/>
      <w:ins w:id="538" w:author="KORZIN Stephane" w:date="2017-06-30T07:22:00Z">
        <w:r w:rsidR="00977AB3">
          <w:rPr>
            <w:lang w:val="fr-FR"/>
          </w:rPr>
          <w:t>config.txt</w:t>
        </w:r>
        <w:r w:rsidR="00977AB3" w:rsidDel="00827B10">
          <w:rPr>
            <w:lang w:val="fr-FR"/>
          </w:rPr>
          <w:t xml:space="preserve"> </w:t>
        </w:r>
      </w:ins>
      <w:proofErr w:type="gramEnd"/>
      <w:del w:id="539" w:author="KORZIN Stephane" w:date="2017-06-30T07:22:00Z">
        <w:r w:rsidDel="00977AB3">
          <w:rPr>
            <w:lang w:val="fr-FR"/>
          </w:rPr>
          <w:delText>de configuration</w:delText>
        </w:r>
        <w:r w:rsidR="004862B8" w:rsidDel="00977AB3">
          <w:rPr>
            <w:lang w:val="fr-FR"/>
          </w:rPr>
          <w:delText xml:space="preserve"> (Soit  </w:delText>
        </w:r>
      </w:del>
      <w:del w:id="540" w:author="KORZIN Stephane" w:date="2017-06-30T07:21:00Z">
        <w:r w:rsidR="004862B8" w:rsidDel="00827B10">
          <w:rPr>
            <w:lang w:val="fr-FR"/>
          </w:rPr>
          <w:delText xml:space="preserve">RESOLUTION_MODE = </w:delText>
        </w:r>
      </w:del>
      <w:del w:id="541" w:author="KORZIN Stephane" w:date="2017-06-30T07:22:00Z">
        <w:r w:rsidR="004862B8" w:rsidDel="00977AB3">
          <w:rPr>
            <w:lang w:val="fr-FR"/>
          </w:rPr>
          <w:delText>2)</w:delText>
        </w:r>
      </w:del>
      <w:r>
        <w:rPr>
          <w:lang w:val="fr-FR"/>
        </w:rPr>
        <w:t>. Outre ce fichier, on doit fournir :</w:t>
      </w:r>
    </w:p>
    <w:p w14:paraId="3C9815CA" w14:textId="3E370B75" w:rsidR="00043043" w:rsidRDefault="004862B8" w:rsidP="004862B8">
      <w:pPr>
        <w:pStyle w:val="Paragraphedeliste"/>
        <w:numPr>
          <w:ilvl w:val="0"/>
          <w:numId w:val="1"/>
        </w:numPr>
        <w:spacing w:after="200" w:line="276" w:lineRule="auto"/>
        <w:jc w:val="both"/>
        <w:rPr>
          <w:lang w:val="fr-FR"/>
        </w:rPr>
      </w:pPr>
      <w:r>
        <w:rPr>
          <w:lang w:val="fr-FR"/>
        </w:rPr>
        <w:t>Le fichier « </w:t>
      </w:r>
      <w:proofErr w:type="spellStart"/>
      <w:r>
        <w:rPr>
          <w:lang w:val="fr-FR"/>
        </w:rPr>
        <w:t>Param</w:t>
      </w:r>
      <w:proofErr w:type="spellEnd"/>
      <w:r>
        <w:rPr>
          <w:lang w:val="fr-FR"/>
        </w:rPr>
        <w:t xml:space="preserve"> » </w:t>
      </w:r>
      <w:r w:rsidR="00043043">
        <w:rPr>
          <w:lang w:val="fr-FR"/>
        </w:rPr>
        <w:t xml:space="preserve">(voir </w:t>
      </w:r>
      <w:commentRangeStart w:id="542"/>
      <w:commentRangeStart w:id="543"/>
      <w:r w:rsidR="00043043">
        <w:rPr>
          <w:lang w:val="fr-FR"/>
        </w:rPr>
        <w:t>messagerie</w:t>
      </w:r>
      <w:r>
        <w:rPr>
          <w:lang w:val="fr-FR"/>
        </w:rPr>
        <w:t>_parameter</w:t>
      </w:r>
      <w:r w:rsidR="00043043">
        <w:rPr>
          <w:lang w:val="fr-FR"/>
        </w:rPr>
        <w:t>_type.xlsx</w:t>
      </w:r>
      <w:commentRangeEnd w:id="542"/>
      <w:r w:rsidR="00043043">
        <w:rPr>
          <w:rStyle w:val="Marquedecommentaire"/>
        </w:rPr>
        <w:commentReference w:id="542"/>
      </w:r>
      <w:commentRangeEnd w:id="543"/>
      <w:r>
        <w:rPr>
          <w:rStyle w:val="Marquedecommentaire"/>
        </w:rPr>
        <w:commentReference w:id="543"/>
      </w:r>
      <w:r w:rsidR="00043043">
        <w:rPr>
          <w:lang w:val="fr-FR"/>
        </w:rPr>
        <w:t>) au format .csv (séparateur : « point-virgule » si on enregistre depuis Excel)</w:t>
      </w:r>
    </w:p>
    <w:p w14:paraId="3188CA57" w14:textId="7366E0DA" w:rsidR="00043043" w:rsidRDefault="00043043" w:rsidP="004862B8">
      <w:pPr>
        <w:pStyle w:val="Paragraphedeliste"/>
        <w:numPr>
          <w:ilvl w:val="0"/>
          <w:numId w:val="1"/>
        </w:numPr>
        <w:spacing w:after="200" w:line="276" w:lineRule="auto"/>
        <w:jc w:val="both"/>
        <w:rPr>
          <w:lang w:val="fr-FR"/>
        </w:rPr>
      </w:pPr>
      <w:r>
        <w:rPr>
          <w:lang w:val="fr-FR"/>
        </w:rPr>
        <w:t xml:space="preserve">Le fichier </w:t>
      </w:r>
      <w:r w:rsidR="004862B8">
        <w:rPr>
          <w:lang w:val="fr-FR"/>
        </w:rPr>
        <w:t>« </w:t>
      </w:r>
      <w:proofErr w:type="spellStart"/>
      <w:r w:rsidR="004862B8">
        <w:rPr>
          <w:lang w:val="fr-FR"/>
        </w:rPr>
        <w:t>Topology</w:t>
      </w:r>
      <w:proofErr w:type="spellEnd"/>
      <w:r w:rsidR="004862B8">
        <w:rPr>
          <w:lang w:val="fr-FR"/>
        </w:rPr>
        <w:t xml:space="preserve"> » </w:t>
      </w:r>
      <w:r>
        <w:rPr>
          <w:lang w:val="fr-FR"/>
        </w:rPr>
        <w:t>définissant la topologie initiale (voir reseau_initial_type.xlsx), également enregistré en .csv</w:t>
      </w:r>
    </w:p>
    <w:p w14:paraId="67C72AEB" w14:textId="26284F29" w:rsidR="00043043" w:rsidRDefault="00043043" w:rsidP="004862B8">
      <w:pPr>
        <w:pStyle w:val="Paragraphedeliste"/>
        <w:numPr>
          <w:ilvl w:val="0"/>
          <w:numId w:val="1"/>
        </w:numPr>
        <w:spacing w:after="200" w:line="276" w:lineRule="auto"/>
        <w:jc w:val="both"/>
        <w:rPr>
          <w:lang w:val="fr-FR"/>
        </w:rPr>
      </w:pPr>
      <w:r>
        <w:rPr>
          <w:lang w:val="fr-FR"/>
        </w:rPr>
        <w:t xml:space="preserve">Le fichier </w:t>
      </w:r>
      <w:r w:rsidR="004862B8">
        <w:rPr>
          <w:lang w:val="fr-FR"/>
        </w:rPr>
        <w:t xml:space="preserve">« User </w:t>
      </w:r>
      <w:proofErr w:type="spellStart"/>
      <w:r w:rsidR="004862B8">
        <w:rPr>
          <w:lang w:val="fr-FR"/>
        </w:rPr>
        <w:t>Topology</w:t>
      </w:r>
      <w:proofErr w:type="spellEnd"/>
      <w:r w:rsidR="004862B8">
        <w:rPr>
          <w:lang w:val="fr-FR"/>
        </w:rPr>
        <w:t xml:space="preserve"> » </w:t>
      </w:r>
      <w:r>
        <w:rPr>
          <w:lang w:val="fr-FR"/>
        </w:rPr>
        <w:t xml:space="preserve">de contraintes de topologie (voir </w:t>
      </w:r>
      <w:r w:rsidR="004862B8">
        <w:rPr>
          <w:lang w:val="fr-FR"/>
        </w:rPr>
        <w:t>c</w:t>
      </w:r>
      <w:r w:rsidRPr="0042265D">
        <w:rPr>
          <w:lang w:val="fr-FR"/>
        </w:rPr>
        <w:t>ontraintes_topologie_type.xlsx</w:t>
      </w:r>
      <w:r>
        <w:rPr>
          <w:lang w:val="fr-FR"/>
        </w:rPr>
        <w:t>), également au format .csv</w:t>
      </w:r>
    </w:p>
    <w:p w14:paraId="5EC665DE" w14:textId="77777777" w:rsidR="00043043" w:rsidRDefault="00043043" w:rsidP="00043043">
      <w:pPr>
        <w:jc w:val="both"/>
        <w:rPr>
          <w:lang w:val="fr-FR"/>
        </w:rPr>
      </w:pPr>
      <w:r>
        <w:rPr>
          <w:lang w:val="fr-FR"/>
        </w:rPr>
        <w:t>Les sorties sont de plusieurs types :</w:t>
      </w:r>
    </w:p>
    <w:p w14:paraId="7C3ED015" w14:textId="77777777" w:rsidR="00043043" w:rsidRDefault="00043043" w:rsidP="00043043">
      <w:pPr>
        <w:pStyle w:val="Paragraphedeliste"/>
        <w:numPr>
          <w:ilvl w:val="0"/>
          <w:numId w:val="1"/>
        </w:numPr>
        <w:spacing w:after="200" w:line="276" w:lineRule="auto"/>
        <w:jc w:val="both"/>
        <w:rPr>
          <w:lang w:val="fr-FR"/>
        </w:rPr>
      </w:pPr>
      <w:r>
        <w:rPr>
          <w:lang w:val="fr-FR"/>
        </w:rPr>
        <w:t>Sortie console pour les messages d’erreur</w:t>
      </w:r>
    </w:p>
    <w:p w14:paraId="10C1BF0D" w14:textId="77777777" w:rsidR="00043043" w:rsidRDefault="00043043" w:rsidP="00043043">
      <w:pPr>
        <w:pStyle w:val="Paragraphedeliste"/>
        <w:numPr>
          <w:ilvl w:val="0"/>
          <w:numId w:val="1"/>
        </w:numPr>
        <w:spacing w:after="200" w:line="276" w:lineRule="auto"/>
        <w:jc w:val="both"/>
        <w:rPr>
          <w:lang w:val="fr-FR"/>
        </w:rPr>
      </w:pPr>
      <w:r>
        <w:rPr>
          <w:lang w:val="fr-FR"/>
        </w:rPr>
        <w:t>Sortie console ou dans un fichier texte pour l’état courant d’avancement de la résolution. Ce fichier est nommé d’après la date et l’heure de lancement du programme (« Y_M_D_H_M_S »)</w:t>
      </w:r>
    </w:p>
    <w:p w14:paraId="73CB0E4A" w14:textId="76782B92" w:rsidR="00043043" w:rsidRDefault="00043043" w:rsidP="00043043">
      <w:pPr>
        <w:pStyle w:val="Paragraphedeliste"/>
        <w:numPr>
          <w:ilvl w:val="0"/>
          <w:numId w:val="1"/>
        </w:numPr>
        <w:spacing w:after="200" w:line="276" w:lineRule="auto"/>
        <w:jc w:val="both"/>
        <w:rPr>
          <w:lang w:val="fr-FR"/>
        </w:rPr>
      </w:pPr>
      <w:r w:rsidRPr="00E3448F">
        <w:rPr>
          <w:lang w:val="fr-FR"/>
        </w:rPr>
        <w:lastRenderedPageBreak/>
        <w:t xml:space="preserve">Un fichier </w:t>
      </w:r>
      <w:r w:rsidR="001639FD">
        <w:rPr>
          <w:lang w:val="fr-FR"/>
        </w:rPr>
        <w:t>« mess »</w:t>
      </w:r>
      <w:r w:rsidRPr="00E3448F">
        <w:rPr>
          <w:lang w:val="fr-FR"/>
        </w:rPr>
        <w:t xml:space="preserve"> du même format que celui d’entrée, il explicite l</w:t>
      </w:r>
      <w:r>
        <w:rPr>
          <w:lang w:val="fr-FR"/>
        </w:rPr>
        <w:t>a constitution des trames à partir des paramètres</w:t>
      </w:r>
    </w:p>
    <w:p w14:paraId="4FF03268" w14:textId="57DE915F" w:rsidR="00043043" w:rsidRDefault="00043043" w:rsidP="00043043">
      <w:pPr>
        <w:pStyle w:val="Paragraphedeliste"/>
        <w:numPr>
          <w:ilvl w:val="0"/>
          <w:numId w:val="1"/>
        </w:numPr>
        <w:spacing w:after="200" w:line="276" w:lineRule="auto"/>
        <w:jc w:val="both"/>
        <w:rPr>
          <w:lang w:val="fr-FR"/>
        </w:rPr>
      </w:pPr>
      <w:r>
        <w:rPr>
          <w:lang w:val="fr-FR"/>
        </w:rPr>
        <w:t xml:space="preserve">Un fichier </w:t>
      </w:r>
      <w:r w:rsidR="001639FD">
        <w:rPr>
          <w:lang w:val="fr-FR"/>
        </w:rPr>
        <w:t>« </w:t>
      </w:r>
      <w:proofErr w:type="spellStart"/>
      <w:r w:rsidR="001639FD">
        <w:rPr>
          <w:lang w:val="fr-FR"/>
        </w:rPr>
        <w:t>synthesis</w:t>
      </w:r>
      <w:proofErr w:type="spellEnd"/>
      <w:r w:rsidR="001639FD">
        <w:rPr>
          <w:lang w:val="fr-FR"/>
        </w:rPr>
        <w:t> »</w:t>
      </w:r>
      <w:r>
        <w:rPr>
          <w:lang w:val="fr-FR"/>
        </w:rPr>
        <w:t>, il explicite le routage proposé pour chaque trame sur le réseau optimisé.</w:t>
      </w:r>
    </w:p>
    <w:p w14:paraId="11A84F21" w14:textId="77777777" w:rsidR="00043043" w:rsidRDefault="00043043" w:rsidP="00043043">
      <w:pPr>
        <w:pStyle w:val="Titre3"/>
        <w:numPr>
          <w:ilvl w:val="0"/>
          <w:numId w:val="3"/>
        </w:numPr>
        <w:rPr>
          <w:lang w:val="fr-FR"/>
        </w:rPr>
      </w:pPr>
      <w:bookmarkStart w:id="544" w:name="_Toc486949516"/>
      <w:r>
        <w:rPr>
          <w:lang w:val="fr-FR"/>
        </w:rPr>
        <w:t>Mode 3</w:t>
      </w:r>
      <w:bookmarkEnd w:id="544"/>
    </w:p>
    <w:p w14:paraId="601E0378" w14:textId="77777777" w:rsidR="004862B8" w:rsidRDefault="004862B8" w:rsidP="00043043">
      <w:pPr>
        <w:jc w:val="both"/>
        <w:rPr>
          <w:strike/>
          <w:lang w:val="fr-FR"/>
        </w:rPr>
      </w:pPr>
    </w:p>
    <w:p w14:paraId="1C641779" w14:textId="644EC52F" w:rsidR="00043043" w:rsidRDefault="00043043" w:rsidP="00043043">
      <w:pPr>
        <w:jc w:val="both"/>
        <w:rPr>
          <w:lang w:val="fr-FR"/>
        </w:rPr>
      </w:pPr>
      <w:commentRangeStart w:id="545"/>
      <w:commentRangeStart w:id="546"/>
      <w:r>
        <w:rPr>
          <w:lang w:val="fr-FR"/>
        </w:rPr>
        <w:t xml:space="preserve">Il correspond à la valeur </w:t>
      </w:r>
      <w:ins w:id="547" w:author="KORZIN Stephane" w:date="2017-06-30T07:23:00Z">
        <w:r w:rsidR="00977AB3">
          <w:rPr>
            <w:lang w:val="fr-FR"/>
          </w:rPr>
          <w:t>RESOLUTION_MODE = 3</w:t>
        </w:r>
      </w:ins>
      <w:del w:id="548" w:author="KORZIN Stephane" w:date="2017-06-30T07:23:00Z">
        <w:r w:rsidDel="00977AB3">
          <w:rPr>
            <w:lang w:val="fr-FR"/>
          </w:rPr>
          <w:delText>3</w:delText>
        </w:r>
      </w:del>
      <w:r>
        <w:rPr>
          <w:lang w:val="fr-FR"/>
        </w:rPr>
        <w:t xml:space="preserve"> </w:t>
      </w:r>
      <w:commentRangeEnd w:id="545"/>
      <w:r>
        <w:rPr>
          <w:rStyle w:val="Marquedecommentaire"/>
        </w:rPr>
        <w:commentReference w:id="545"/>
      </w:r>
      <w:commentRangeEnd w:id="546"/>
      <w:r w:rsidR="004862B8">
        <w:rPr>
          <w:rStyle w:val="Marquedecommentaire"/>
        </w:rPr>
        <w:commentReference w:id="546"/>
      </w:r>
      <w:r>
        <w:rPr>
          <w:lang w:val="fr-FR"/>
        </w:rPr>
        <w:t xml:space="preserve">dans le fichier </w:t>
      </w:r>
      <w:ins w:id="549" w:author="KORZIN Stephane" w:date="2017-06-30T07:23:00Z">
        <w:r w:rsidR="00977AB3">
          <w:rPr>
            <w:lang w:val="fr-FR"/>
          </w:rPr>
          <w:t>config.txt</w:t>
        </w:r>
      </w:ins>
      <w:del w:id="550" w:author="KORZIN Stephane" w:date="2017-06-30T07:23:00Z">
        <w:r w:rsidDel="00977AB3">
          <w:rPr>
            <w:lang w:val="fr-FR"/>
          </w:rPr>
          <w:delText>de configuration</w:delText>
        </w:r>
        <w:r w:rsidR="004862B8" w:rsidDel="00977AB3">
          <w:rPr>
            <w:lang w:val="fr-FR"/>
          </w:rPr>
          <w:delText xml:space="preserve"> (Soit  RESOLUTION_MODE = 3)</w:delText>
        </w:r>
      </w:del>
      <w:r>
        <w:rPr>
          <w:lang w:val="fr-FR"/>
        </w:rPr>
        <w:t>. Outre ce fichier, on doit fournir :</w:t>
      </w:r>
    </w:p>
    <w:p w14:paraId="21514BF9" w14:textId="77777777" w:rsidR="001639FD" w:rsidRDefault="001639FD" w:rsidP="001639FD">
      <w:pPr>
        <w:pStyle w:val="Paragraphedeliste"/>
        <w:numPr>
          <w:ilvl w:val="0"/>
          <w:numId w:val="1"/>
        </w:numPr>
        <w:spacing w:after="200" w:line="276" w:lineRule="auto"/>
        <w:jc w:val="both"/>
        <w:rPr>
          <w:lang w:val="fr-FR"/>
        </w:rPr>
      </w:pPr>
      <w:r>
        <w:rPr>
          <w:lang w:val="fr-FR"/>
        </w:rPr>
        <w:t>Le fichier « Frame »  (voir messagerie_type.xlsx) au format .csv (séparateur : « point-virgule » si on enregistre depuis Excel)</w:t>
      </w:r>
    </w:p>
    <w:p w14:paraId="46DC4136" w14:textId="77777777" w:rsidR="001639FD" w:rsidRDefault="001639FD" w:rsidP="001639FD">
      <w:pPr>
        <w:pStyle w:val="Paragraphedeliste"/>
        <w:numPr>
          <w:ilvl w:val="0"/>
          <w:numId w:val="1"/>
        </w:numPr>
        <w:spacing w:after="200" w:line="276" w:lineRule="auto"/>
        <w:jc w:val="both"/>
        <w:rPr>
          <w:lang w:val="fr-FR"/>
        </w:rPr>
      </w:pPr>
      <w:r>
        <w:rPr>
          <w:lang w:val="fr-FR"/>
        </w:rPr>
        <w:t>Le fichier « </w:t>
      </w:r>
      <w:proofErr w:type="spellStart"/>
      <w:r>
        <w:rPr>
          <w:lang w:val="fr-FR"/>
        </w:rPr>
        <w:t>Topology</w:t>
      </w:r>
      <w:proofErr w:type="spellEnd"/>
      <w:r>
        <w:rPr>
          <w:lang w:val="fr-FR"/>
        </w:rPr>
        <w:t> » définissant la topologie initiale (voir reseau_initial_type.xlsx), également enregistré en .csv</w:t>
      </w:r>
    </w:p>
    <w:p w14:paraId="0ABE7F79" w14:textId="77777777" w:rsidR="001639FD" w:rsidRDefault="001639FD" w:rsidP="001639FD">
      <w:pPr>
        <w:pStyle w:val="Paragraphedeliste"/>
        <w:numPr>
          <w:ilvl w:val="0"/>
          <w:numId w:val="1"/>
        </w:numPr>
        <w:spacing w:after="200" w:line="276" w:lineRule="auto"/>
        <w:jc w:val="both"/>
        <w:rPr>
          <w:lang w:val="fr-FR"/>
        </w:rPr>
      </w:pPr>
      <w:r>
        <w:rPr>
          <w:lang w:val="fr-FR"/>
        </w:rPr>
        <w:t xml:space="preserve">Le fichier « User </w:t>
      </w:r>
      <w:proofErr w:type="spellStart"/>
      <w:r>
        <w:rPr>
          <w:lang w:val="fr-FR"/>
        </w:rPr>
        <w:t>Topology</w:t>
      </w:r>
      <w:proofErr w:type="spellEnd"/>
      <w:r>
        <w:rPr>
          <w:lang w:val="fr-FR"/>
        </w:rPr>
        <w:t xml:space="preserve"> » de contraintes de topologie (voir </w:t>
      </w:r>
      <w:r w:rsidRPr="0042265D">
        <w:rPr>
          <w:lang w:val="fr-FR"/>
        </w:rPr>
        <w:t>contraintes_topologie_type.xlsx</w:t>
      </w:r>
      <w:r>
        <w:rPr>
          <w:lang w:val="fr-FR"/>
        </w:rPr>
        <w:t>), également au format .csv</w:t>
      </w:r>
    </w:p>
    <w:p w14:paraId="28AB3ADF" w14:textId="0E32FB72" w:rsidR="006B076E" w:rsidRPr="006B076E" w:rsidRDefault="006B076E" w:rsidP="006B076E">
      <w:pPr>
        <w:pStyle w:val="Paragraphedeliste"/>
        <w:numPr>
          <w:ilvl w:val="0"/>
          <w:numId w:val="1"/>
        </w:numPr>
        <w:spacing w:after="200" w:line="276" w:lineRule="auto"/>
        <w:jc w:val="both"/>
        <w:rPr>
          <w:lang w:val="fr-FR"/>
        </w:rPr>
      </w:pPr>
      <w:r>
        <w:rPr>
          <w:lang w:val="fr-FR"/>
        </w:rPr>
        <w:t xml:space="preserve">Le fichier « Mat </w:t>
      </w:r>
      <w:proofErr w:type="spellStart"/>
      <w:r>
        <w:rPr>
          <w:lang w:val="fr-FR"/>
        </w:rPr>
        <w:t>Rout</w:t>
      </w:r>
      <w:proofErr w:type="spellEnd"/>
      <w:r>
        <w:rPr>
          <w:lang w:val="fr-FR"/>
        </w:rPr>
        <w:t> » de contraintes de routage (voir Mat_Rout</w:t>
      </w:r>
      <w:r w:rsidRPr="0042265D">
        <w:rPr>
          <w:lang w:val="fr-FR"/>
        </w:rPr>
        <w:t>.xlsx</w:t>
      </w:r>
      <w:r>
        <w:rPr>
          <w:lang w:val="fr-FR"/>
        </w:rPr>
        <w:t>), également au format .csv</w:t>
      </w:r>
    </w:p>
    <w:p w14:paraId="492D0A0A" w14:textId="77777777" w:rsidR="001639FD" w:rsidRDefault="001639FD" w:rsidP="001639FD">
      <w:pPr>
        <w:jc w:val="both"/>
        <w:rPr>
          <w:lang w:val="fr-FR"/>
        </w:rPr>
      </w:pPr>
      <w:r>
        <w:rPr>
          <w:lang w:val="fr-FR"/>
        </w:rPr>
        <w:t>Les sorties sont de plusieurs types :</w:t>
      </w:r>
    </w:p>
    <w:p w14:paraId="5FE70D9A" w14:textId="77777777" w:rsidR="001639FD" w:rsidRDefault="001639FD" w:rsidP="001639FD">
      <w:pPr>
        <w:pStyle w:val="Paragraphedeliste"/>
        <w:numPr>
          <w:ilvl w:val="0"/>
          <w:numId w:val="1"/>
        </w:numPr>
        <w:spacing w:after="200" w:line="276" w:lineRule="auto"/>
        <w:jc w:val="both"/>
        <w:rPr>
          <w:lang w:val="fr-FR"/>
        </w:rPr>
      </w:pPr>
      <w:r>
        <w:rPr>
          <w:lang w:val="fr-FR"/>
        </w:rPr>
        <w:t>Sortie console pour les messages d’erreur</w:t>
      </w:r>
    </w:p>
    <w:p w14:paraId="3E01C355" w14:textId="77777777" w:rsidR="001639FD" w:rsidRDefault="001639FD" w:rsidP="001639FD">
      <w:pPr>
        <w:pStyle w:val="Paragraphedeliste"/>
        <w:numPr>
          <w:ilvl w:val="0"/>
          <w:numId w:val="1"/>
        </w:numPr>
        <w:spacing w:after="200" w:line="276" w:lineRule="auto"/>
        <w:jc w:val="both"/>
        <w:rPr>
          <w:lang w:val="fr-FR"/>
        </w:rPr>
      </w:pPr>
      <w:r>
        <w:rPr>
          <w:lang w:val="fr-FR"/>
        </w:rPr>
        <w:t>Sortie console ou dans un fichier texte pour l’état courant d’avancement de la résolution. Ce fichier est nommé d’après la date et l’heure de lancement du programme (« Y_M_D_H_M_S »)</w:t>
      </w:r>
    </w:p>
    <w:p w14:paraId="64AF6D6B" w14:textId="77777777" w:rsidR="001639FD" w:rsidRPr="00EC0FBD" w:rsidRDefault="001639FD" w:rsidP="001639FD">
      <w:pPr>
        <w:pStyle w:val="Paragraphedeliste"/>
        <w:numPr>
          <w:ilvl w:val="0"/>
          <w:numId w:val="1"/>
        </w:numPr>
        <w:spacing w:after="200" w:line="276" w:lineRule="auto"/>
        <w:jc w:val="both"/>
        <w:rPr>
          <w:lang w:val="fr-FR"/>
        </w:rPr>
      </w:pPr>
      <w:r>
        <w:rPr>
          <w:lang w:val="fr-FR"/>
        </w:rPr>
        <w:t>Le</w:t>
      </w:r>
      <w:r w:rsidRPr="00EC0FBD">
        <w:rPr>
          <w:lang w:val="fr-FR"/>
        </w:rPr>
        <w:t xml:space="preserve"> fichier </w:t>
      </w:r>
      <w:r>
        <w:rPr>
          <w:lang w:val="fr-FR"/>
        </w:rPr>
        <w:t>« </w:t>
      </w:r>
      <w:proofErr w:type="spellStart"/>
      <w:r>
        <w:rPr>
          <w:lang w:val="fr-FR"/>
        </w:rPr>
        <w:t>topology_Y_M_D_H_M_S</w:t>
      </w:r>
      <w:proofErr w:type="spellEnd"/>
      <w:r>
        <w:rPr>
          <w:lang w:val="fr-FR"/>
        </w:rPr>
        <w:t xml:space="preserve">  », </w:t>
      </w:r>
      <w:r w:rsidRPr="00EC0FBD">
        <w:rPr>
          <w:lang w:val="fr-FR"/>
        </w:rPr>
        <w:t xml:space="preserve">du même type que </w:t>
      </w:r>
      <w:r>
        <w:rPr>
          <w:lang w:val="fr-FR"/>
        </w:rPr>
        <w:t>« </w:t>
      </w:r>
      <w:proofErr w:type="spellStart"/>
      <w:r>
        <w:rPr>
          <w:lang w:val="fr-FR"/>
        </w:rPr>
        <w:t>Topology</w:t>
      </w:r>
      <w:proofErr w:type="spellEnd"/>
      <w:r>
        <w:rPr>
          <w:lang w:val="fr-FR"/>
        </w:rPr>
        <w:t> » (qui fournit</w:t>
      </w:r>
      <w:r w:rsidRPr="00EC0FBD">
        <w:rPr>
          <w:lang w:val="fr-FR"/>
        </w:rPr>
        <w:t xml:space="preserve"> la topologie initiale</w:t>
      </w:r>
      <w:r>
        <w:rPr>
          <w:lang w:val="fr-FR"/>
        </w:rPr>
        <w:t>)</w:t>
      </w:r>
      <w:r w:rsidRPr="00EC0FBD">
        <w:rPr>
          <w:lang w:val="fr-FR"/>
        </w:rPr>
        <w:t xml:space="preserve"> : il explicite la topologie optimisée. </w:t>
      </w:r>
    </w:p>
    <w:p w14:paraId="39057E09" w14:textId="77777777" w:rsidR="001639FD" w:rsidRDefault="001639FD" w:rsidP="001639FD">
      <w:pPr>
        <w:pStyle w:val="Paragraphedeliste"/>
        <w:numPr>
          <w:ilvl w:val="0"/>
          <w:numId w:val="1"/>
        </w:numPr>
        <w:spacing w:after="200" w:line="276" w:lineRule="auto"/>
        <w:jc w:val="both"/>
        <w:rPr>
          <w:lang w:val="fr-FR"/>
        </w:rPr>
      </w:pPr>
      <w:r>
        <w:rPr>
          <w:lang w:val="fr-FR"/>
        </w:rPr>
        <w:t>Le fichier « </w:t>
      </w:r>
      <w:proofErr w:type="spellStart"/>
      <w:r>
        <w:rPr>
          <w:lang w:val="fr-FR"/>
        </w:rPr>
        <w:t>frame_calc_io_out_Y_M_D_H_M_S</w:t>
      </w:r>
      <w:proofErr w:type="spellEnd"/>
      <w:r>
        <w:rPr>
          <w:lang w:val="fr-FR"/>
        </w:rPr>
        <w:t> »  du même type que « Frame » : il explicite le routage proposé pour chaque trame sur le réseau optimisé.</w:t>
      </w:r>
    </w:p>
    <w:p w14:paraId="4D68AC0A" w14:textId="77777777" w:rsidR="00043043" w:rsidRPr="00EA7E91" w:rsidRDefault="00043043" w:rsidP="00043043">
      <w:pPr>
        <w:jc w:val="both"/>
        <w:rPr>
          <w:lang w:val="fr-FR"/>
        </w:rPr>
      </w:pPr>
      <w:r>
        <w:rPr>
          <w:lang w:val="fr-FR"/>
        </w:rPr>
        <w:t>Comme pour le mode 1, les fichiers sont enregistrés dans un dossier dont le nom commence par « out_ » et créé pour l’occasion dans le même répertoire que l’exécutable du programme.</w:t>
      </w:r>
    </w:p>
    <w:p w14:paraId="439CD15A" w14:textId="77777777" w:rsidR="00043043" w:rsidRDefault="00043043" w:rsidP="00043043">
      <w:pPr>
        <w:jc w:val="both"/>
        <w:rPr>
          <w:ins w:id="551" w:author="KORZIN Stephane" w:date="2017-06-30T07:24:00Z"/>
          <w:lang w:val="fr-FR"/>
        </w:rPr>
      </w:pPr>
      <w:r>
        <w:rPr>
          <w:lang w:val="fr-FR"/>
        </w:rPr>
        <w:t xml:space="preserve">Le solveur fait évoluer la configuration initiale et réalise un routage pour chaque topologie testée. Il peut renvoyer plusieurs topologies, à savoir les </w:t>
      </w:r>
      <w:r>
        <w:rPr>
          <w:i/>
          <w:lang w:val="fr-FR"/>
        </w:rPr>
        <w:t>n</w:t>
      </w:r>
      <w:r>
        <w:rPr>
          <w:lang w:val="fr-FR"/>
        </w:rPr>
        <w:t xml:space="preserve"> dernières topologies améliorantes (</w:t>
      </w:r>
      <w:r>
        <w:rPr>
          <w:i/>
          <w:lang w:val="fr-FR"/>
        </w:rPr>
        <w:t>n</w:t>
      </w:r>
      <w:r>
        <w:rPr>
          <w:lang w:val="fr-FR"/>
        </w:rPr>
        <w:t xml:space="preserve"> étant défini dans le fichier de configuration). Les fichiers de sorties sont indicés « _i » où i correspond à la i-</w:t>
      </w:r>
      <w:proofErr w:type="spellStart"/>
      <w:r>
        <w:rPr>
          <w:lang w:val="fr-FR"/>
        </w:rPr>
        <w:t>ème</w:t>
      </w:r>
      <w:proofErr w:type="spellEnd"/>
      <w:r>
        <w:rPr>
          <w:lang w:val="fr-FR"/>
        </w:rPr>
        <w:t xml:space="preserve"> meilleure topologie.</w:t>
      </w:r>
    </w:p>
    <w:p w14:paraId="3CEF97DB" w14:textId="6C8A75FE" w:rsidR="00977AB3" w:rsidDel="005329D7" w:rsidRDefault="00977AB3" w:rsidP="00043043">
      <w:pPr>
        <w:jc w:val="both"/>
        <w:rPr>
          <w:del w:id="552" w:author="LECOFFRE Emilien" w:date="2017-07-04T15:55:00Z"/>
          <w:lang w:val="fr-FR"/>
        </w:rPr>
      </w:pPr>
      <w:bookmarkStart w:id="553" w:name="_Toc486949517"/>
      <w:bookmarkEnd w:id="553"/>
    </w:p>
    <w:p w14:paraId="72183BBD" w14:textId="723D2F91" w:rsidR="00043043" w:rsidDel="001F606F" w:rsidRDefault="00043043">
      <w:pPr>
        <w:pStyle w:val="Titre2"/>
        <w:numPr>
          <w:ilvl w:val="0"/>
          <w:numId w:val="2"/>
        </w:numPr>
        <w:rPr>
          <w:moveFrom w:id="554" w:author="LECOFFRE Emilien" w:date="2017-07-04T12:23:00Z"/>
          <w:lang w:val="fr-FR"/>
        </w:rPr>
        <w:pPrChange w:id="555" w:author="LECOFFRE Emilien" w:date="2017-07-04T12:23:00Z">
          <w:pPr>
            <w:jc w:val="both"/>
          </w:pPr>
        </w:pPrChange>
      </w:pPr>
      <w:moveFromRangeStart w:id="556" w:author="LECOFFRE Emilien" w:date="2017-07-04T12:23:00Z" w:name="move486934323"/>
      <w:moveFrom w:id="557" w:author="LECOFFRE Emilien" w:date="2017-07-04T12:23:00Z">
        <w:r w:rsidRPr="00B210AC" w:rsidDel="001F606F">
          <w:rPr>
            <w:lang w:val="fr-FR"/>
          </w:rPr>
          <w:t>Choix de la meilleure archit</w:t>
        </w:r>
        <w:r w:rsidRPr="0063554E" w:rsidDel="001F606F">
          <w:rPr>
            <w:lang w:val="fr-FR"/>
          </w:rPr>
          <w:t>ecture</w:t>
        </w:r>
        <w:bookmarkStart w:id="558" w:name="_Toc486949518"/>
        <w:bookmarkEnd w:id="558"/>
      </w:moveFrom>
    </w:p>
    <w:p w14:paraId="26B8BDE5" w14:textId="2E71634C" w:rsidR="00043043" w:rsidRDefault="001F606F">
      <w:pPr>
        <w:pStyle w:val="Titre2"/>
        <w:numPr>
          <w:ilvl w:val="0"/>
          <w:numId w:val="2"/>
        </w:numPr>
        <w:rPr>
          <w:ins w:id="559" w:author="LECOFFRE Emilien" w:date="2017-07-04T15:55:00Z"/>
          <w:lang w:val="fr-FR"/>
        </w:rPr>
        <w:pPrChange w:id="560" w:author="LECOFFRE Emilien" w:date="2017-07-04T12:23:00Z">
          <w:pPr>
            <w:jc w:val="both"/>
          </w:pPr>
        </w:pPrChange>
      </w:pPr>
      <w:bookmarkStart w:id="561" w:name="_Toc486949519"/>
      <w:moveFromRangeEnd w:id="556"/>
      <w:moveToRangeStart w:id="562" w:author="LECOFFRE Emilien" w:date="2017-07-04T12:23:00Z" w:name="move486934323"/>
      <w:moveTo w:id="563" w:author="LECOFFRE Emilien" w:date="2017-07-04T12:23:00Z">
        <w:r w:rsidRPr="001B3751">
          <w:rPr>
            <w:lang w:val="fr-FR"/>
          </w:rPr>
          <w:t>Choix de la meilleure architecture</w:t>
        </w:r>
      </w:moveTo>
      <w:bookmarkEnd w:id="561"/>
      <w:moveToRangeEnd w:id="562"/>
    </w:p>
    <w:p w14:paraId="6AF6A2E3" w14:textId="77777777" w:rsidR="005329D7" w:rsidRPr="00B210AC" w:rsidRDefault="005329D7">
      <w:pPr>
        <w:rPr>
          <w:lang w:val="fr-FR"/>
        </w:rPr>
        <w:pPrChange w:id="564" w:author="LECOFFRE Emilien" w:date="2017-07-04T15:55:00Z">
          <w:pPr>
            <w:jc w:val="both"/>
          </w:pPr>
        </w:pPrChange>
      </w:pPr>
    </w:p>
    <w:p w14:paraId="1859B3F7" w14:textId="43813C8F" w:rsidR="00043043" w:rsidRDefault="00043043" w:rsidP="00043043">
      <w:pPr>
        <w:jc w:val="both"/>
        <w:rPr>
          <w:lang w:val="fr-FR"/>
        </w:rPr>
      </w:pPr>
      <w:r>
        <w:rPr>
          <w:lang w:val="fr-FR"/>
        </w:rPr>
        <w:t xml:space="preserve">Durant les itérations pour comparer la « valeur » de 2 architectures différentes, </w:t>
      </w:r>
      <w:ins w:id="565" w:author="KORZIN Stephane" w:date="2017-06-30T07:25:00Z">
        <w:r w:rsidR="00977AB3">
          <w:rPr>
            <w:lang w:val="fr-FR"/>
          </w:rPr>
          <w:t>l’outil</w:t>
        </w:r>
      </w:ins>
      <w:del w:id="566" w:author="KORZIN Stephane" w:date="2017-06-30T07:25:00Z">
        <w:r w:rsidDel="00977AB3">
          <w:rPr>
            <w:lang w:val="fr-FR"/>
          </w:rPr>
          <w:delText>on</w:delText>
        </w:r>
      </w:del>
      <w:r>
        <w:rPr>
          <w:lang w:val="fr-FR"/>
        </w:rPr>
        <w:t xml:space="preserve"> compare en 1</w:t>
      </w:r>
      <w:r w:rsidRPr="0086300B">
        <w:rPr>
          <w:vertAlign w:val="superscript"/>
          <w:lang w:val="fr-FR"/>
        </w:rPr>
        <w:t>er</w:t>
      </w:r>
      <w:r>
        <w:rPr>
          <w:lang w:val="fr-FR"/>
        </w:rPr>
        <w:t xml:space="preserve"> le coût. </w:t>
      </w:r>
      <w:ins w:id="567" w:author="KORZIN Stephane" w:date="2017-06-30T07:25:00Z">
        <w:r w:rsidR="00977AB3">
          <w:rPr>
            <w:lang w:val="fr-FR"/>
          </w:rPr>
          <w:t>L’outil</w:t>
        </w:r>
      </w:ins>
      <w:del w:id="568" w:author="KORZIN Stephane" w:date="2017-06-30T07:25:00Z">
        <w:r w:rsidDel="00977AB3">
          <w:rPr>
            <w:lang w:val="fr-FR"/>
          </w:rPr>
          <w:delText>On</w:delText>
        </w:r>
      </w:del>
      <w:r>
        <w:rPr>
          <w:lang w:val="fr-FR"/>
        </w:rPr>
        <w:t xml:space="preserve"> choisira toujours l’architecture qui minimise le coût total. En 2</w:t>
      </w:r>
      <w:r w:rsidRPr="008E4E63">
        <w:rPr>
          <w:vertAlign w:val="superscript"/>
          <w:lang w:val="fr-FR"/>
        </w:rPr>
        <w:t>ème</w:t>
      </w:r>
      <w:r>
        <w:rPr>
          <w:lang w:val="fr-FR"/>
        </w:rPr>
        <w:t xml:space="preserve">, </w:t>
      </w:r>
      <w:del w:id="569" w:author="KORZIN Stephane" w:date="2017-06-30T07:25:00Z">
        <w:r w:rsidDel="00977AB3">
          <w:rPr>
            <w:lang w:val="fr-FR"/>
          </w:rPr>
          <w:delText>on</w:delText>
        </w:r>
      </w:del>
      <w:ins w:id="570" w:author="KORZIN Stephane" w:date="2017-06-30T07:25:00Z">
        <w:r w:rsidR="00977AB3">
          <w:rPr>
            <w:lang w:val="fr-FR"/>
          </w:rPr>
          <w:t>l’outil</w:t>
        </w:r>
      </w:ins>
      <w:r>
        <w:rPr>
          <w:lang w:val="fr-FR"/>
        </w:rPr>
        <w:t xml:space="preserve"> compare la charge du sous-réseau le plus chargé. </w:t>
      </w:r>
      <w:del w:id="571" w:author="KORZIN Stephane" w:date="2017-06-30T07:25:00Z">
        <w:r w:rsidDel="00977AB3">
          <w:rPr>
            <w:lang w:val="fr-FR"/>
          </w:rPr>
          <w:delText>On</w:delText>
        </w:r>
      </w:del>
      <w:ins w:id="572" w:author="KORZIN Stephane" w:date="2017-06-30T07:25:00Z">
        <w:r w:rsidR="00977AB3">
          <w:rPr>
            <w:lang w:val="fr-FR"/>
          </w:rPr>
          <w:t>L’outil</w:t>
        </w:r>
      </w:ins>
      <w:r>
        <w:rPr>
          <w:lang w:val="fr-FR"/>
        </w:rPr>
        <w:t xml:space="preserve"> choisira toujours l’architecture qui minimise le coût total et dont la charge du sous-réseau le plus chargé est inférieure à celle des architectures de même coût.</w:t>
      </w:r>
      <w:r w:rsidR="001639FD">
        <w:rPr>
          <w:lang w:val="fr-FR"/>
        </w:rPr>
        <w:t xml:space="preserve"> En 3</w:t>
      </w:r>
      <w:r w:rsidR="001639FD" w:rsidRPr="001639FD">
        <w:rPr>
          <w:vertAlign w:val="superscript"/>
          <w:lang w:val="fr-FR"/>
        </w:rPr>
        <w:t>ème</w:t>
      </w:r>
      <w:r w:rsidR="001639FD">
        <w:rPr>
          <w:lang w:val="fr-FR"/>
        </w:rPr>
        <w:t xml:space="preserve">, </w:t>
      </w:r>
      <w:del w:id="573" w:author="KORZIN Stephane" w:date="2017-06-30T07:25:00Z">
        <w:r w:rsidR="001639FD" w:rsidDel="00977AB3">
          <w:rPr>
            <w:lang w:val="fr-FR"/>
          </w:rPr>
          <w:delText>on</w:delText>
        </w:r>
      </w:del>
      <w:ins w:id="574" w:author="KORZIN Stephane" w:date="2017-06-30T07:25:00Z">
        <w:r w:rsidR="00977AB3">
          <w:rPr>
            <w:lang w:val="fr-FR"/>
          </w:rPr>
          <w:t>l’outil</w:t>
        </w:r>
      </w:ins>
      <w:r w:rsidR="001639FD">
        <w:rPr>
          <w:lang w:val="fr-FR"/>
        </w:rPr>
        <w:t xml:space="preserve"> compare la somme des latences de toutes les trames. </w:t>
      </w:r>
      <w:del w:id="575" w:author="KORZIN Stephane" w:date="2017-06-30T07:26:00Z">
        <w:r w:rsidR="001639FD" w:rsidDel="00977AB3">
          <w:rPr>
            <w:lang w:val="fr-FR"/>
          </w:rPr>
          <w:delText>On</w:delText>
        </w:r>
      </w:del>
      <w:ins w:id="576" w:author="KORZIN Stephane" w:date="2017-06-30T07:26:00Z">
        <w:r w:rsidR="00977AB3">
          <w:rPr>
            <w:lang w:val="fr-FR"/>
          </w:rPr>
          <w:t>L’outil</w:t>
        </w:r>
      </w:ins>
      <w:r w:rsidR="001639FD">
        <w:rPr>
          <w:lang w:val="fr-FR"/>
        </w:rPr>
        <w:t xml:space="preserve"> choisira toujours l’architecture qui minimise le coût total et dont la somme des latences de toutes les trames est inférieure à celle des architectures de même coût et dont la charge du sous-réseau le plus chargé est identique.</w:t>
      </w:r>
    </w:p>
    <w:p w14:paraId="1C0D717F" w14:textId="65E62860" w:rsidR="005F7415" w:rsidRDefault="005F7415" w:rsidP="005F7415">
      <w:pPr>
        <w:pStyle w:val="Chapternumber"/>
        <w:rPr>
          <w:lang w:val="fr-FR"/>
        </w:rPr>
      </w:pPr>
      <w:r>
        <w:rPr>
          <w:lang w:val="fr-FR"/>
        </w:rPr>
        <w:lastRenderedPageBreak/>
        <w:t>02</w:t>
      </w:r>
    </w:p>
    <w:p w14:paraId="4224E5F4" w14:textId="1B06D4F9" w:rsidR="00043043" w:rsidRPr="005F7415" w:rsidRDefault="00043043" w:rsidP="005F7415">
      <w:pPr>
        <w:pStyle w:val="Titre1"/>
        <w:rPr>
          <w:lang w:val="fr-FR"/>
        </w:rPr>
      </w:pPr>
      <w:bookmarkStart w:id="577" w:name="_Toc486949520"/>
      <w:r w:rsidRPr="005F7415">
        <w:rPr>
          <w:lang w:val="fr-FR"/>
        </w:rPr>
        <w:t>Tutoriel d’utilisation</w:t>
      </w:r>
      <w:bookmarkEnd w:id="577"/>
    </w:p>
    <w:p w14:paraId="56118F4C" w14:textId="5DA1FDE2" w:rsidR="00043043" w:rsidRPr="00D366D0" w:rsidRDefault="00043043" w:rsidP="00043043">
      <w:pPr>
        <w:rPr>
          <w:lang w:val="fr-FR"/>
        </w:rPr>
      </w:pPr>
      <w:r>
        <w:rPr>
          <w:lang w:val="fr-FR"/>
        </w:rPr>
        <w:t>L’outil est livré avec la structure de fichiers suivante :</w:t>
      </w:r>
    </w:p>
    <w:p w14:paraId="78F642DF" w14:textId="2C3859F3" w:rsidR="001639FD" w:rsidRDefault="006504BA" w:rsidP="00043043">
      <w:pPr>
        <w:jc w:val="both"/>
        <w:rPr>
          <w:u w:val="single"/>
          <w:lang w:val="fr-FR"/>
        </w:rPr>
      </w:pPr>
      <w:r>
        <w:rPr>
          <w:noProof/>
          <w:u w:val="single"/>
        </w:rPr>
        <w:drawing>
          <wp:anchor distT="0" distB="0" distL="114300" distR="114300" simplePos="0" relativeHeight="251723264" behindDoc="0" locked="0" layoutInCell="1" allowOverlap="1" wp14:anchorId="0A8F7363" wp14:editId="0CB7514D">
            <wp:simplePos x="0" y="0"/>
            <wp:positionH relativeFrom="column">
              <wp:posOffset>-635</wp:posOffset>
            </wp:positionH>
            <wp:positionV relativeFrom="paragraph">
              <wp:posOffset>2540</wp:posOffset>
            </wp:positionV>
            <wp:extent cx="5905500" cy="2971800"/>
            <wp:effectExtent l="0" t="0" r="0" b="0"/>
            <wp:wrapSquare wrapText="bothSides"/>
            <wp:docPr id="59" name="Image 59" descr="d:\LocalData\a196143\Desktop\Image Notic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calData\a196143\Desktop\Image Notice\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5FAEB" w14:textId="77777777" w:rsidR="00043043" w:rsidRDefault="00043043" w:rsidP="00043043">
      <w:pPr>
        <w:jc w:val="both"/>
        <w:rPr>
          <w:lang w:val="fr-FR"/>
        </w:rPr>
      </w:pPr>
      <w:r w:rsidRPr="00A83E58">
        <w:rPr>
          <w:u w:val="single"/>
          <w:lang w:val="fr-FR"/>
        </w:rPr>
        <w:t>CFG :</w:t>
      </w:r>
      <w:r>
        <w:rPr>
          <w:lang w:val="fr-FR"/>
        </w:rPr>
        <w:t xml:space="preserve"> Ce dossier contient plusieurs fichiers de configurations pré-paramétrés pour les différentes utilisations possibles de l’outil.</w:t>
      </w:r>
    </w:p>
    <w:p w14:paraId="5F87EF0C" w14:textId="77777777" w:rsidR="00043043" w:rsidRDefault="00043043" w:rsidP="00043043">
      <w:pPr>
        <w:jc w:val="both"/>
        <w:rPr>
          <w:lang w:val="fr-FR"/>
        </w:rPr>
      </w:pPr>
      <w:proofErr w:type="spellStart"/>
      <w:r w:rsidRPr="00A83E58">
        <w:rPr>
          <w:u w:val="single"/>
          <w:lang w:val="fr-FR"/>
        </w:rPr>
        <w:t>DataNew</w:t>
      </w:r>
      <w:proofErr w:type="spellEnd"/>
      <w:r w:rsidRPr="00A83E58">
        <w:rPr>
          <w:u w:val="single"/>
          <w:lang w:val="fr-FR"/>
        </w:rPr>
        <w:t> :</w:t>
      </w:r>
      <w:r>
        <w:rPr>
          <w:lang w:val="fr-FR"/>
        </w:rPr>
        <w:t xml:space="preserve"> Ce dossier accueil les fichiers d’entrée de l’outil.</w:t>
      </w:r>
    </w:p>
    <w:p w14:paraId="7CEA8BDA" w14:textId="77777777" w:rsidR="00043043" w:rsidRDefault="00043043" w:rsidP="00043043">
      <w:pPr>
        <w:jc w:val="both"/>
        <w:rPr>
          <w:lang w:val="fr-FR"/>
        </w:rPr>
      </w:pPr>
      <w:r w:rsidRPr="00A83E58">
        <w:rPr>
          <w:u w:val="single"/>
          <w:lang w:val="fr-FR"/>
        </w:rPr>
        <w:t>Docs :</w:t>
      </w:r>
      <w:r>
        <w:rPr>
          <w:lang w:val="fr-FR"/>
        </w:rPr>
        <w:t xml:space="preserve"> Ce dossier contient de la documentation (notice), des cas test et le code source de l’outil.</w:t>
      </w:r>
    </w:p>
    <w:p w14:paraId="4D042AFF" w14:textId="77777777" w:rsidR="00043043" w:rsidRDefault="00043043" w:rsidP="00043043">
      <w:pPr>
        <w:jc w:val="both"/>
        <w:rPr>
          <w:lang w:val="fr-FR"/>
        </w:rPr>
      </w:pPr>
      <w:r w:rsidRPr="00A83E58">
        <w:rPr>
          <w:u w:val="single"/>
          <w:lang w:val="fr-FR"/>
        </w:rPr>
        <w:t>Excel :</w:t>
      </w:r>
      <w:r>
        <w:rPr>
          <w:lang w:val="fr-FR"/>
        </w:rPr>
        <w:t xml:space="preserve"> Ce dossier contient des macros de diagnostic des fichiers d’entrée et un classeur </w:t>
      </w:r>
      <w:proofErr w:type="spellStart"/>
      <w:r>
        <w:rPr>
          <w:lang w:val="fr-FR"/>
        </w:rPr>
        <w:t>Draw</w:t>
      </w:r>
      <w:proofErr w:type="spellEnd"/>
      <w:r>
        <w:rPr>
          <w:lang w:val="fr-FR"/>
        </w:rPr>
        <w:t xml:space="preserve"> Topology.xlsm permettant de dessiner les topologies retournées par l’outil (*.csv).</w:t>
      </w:r>
    </w:p>
    <w:p w14:paraId="33F25BC5" w14:textId="70A6CA8C" w:rsidR="00043043" w:rsidRDefault="00043043" w:rsidP="00043043">
      <w:pPr>
        <w:jc w:val="both"/>
        <w:rPr>
          <w:lang w:val="fr-FR"/>
        </w:rPr>
      </w:pPr>
      <w:r w:rsidRPr="00A83E58">
        <w:rPr>
          <w:u w:val="single"/>
          <w:lang w:val="fr-FR"/>
        </w:rPr>
        <w:t>Messageries</w:t>
      </w:r>
      <w:r w:rsidR="006504BA">
        <w:rPr>
          <w:u w:val="single"/>
          <w:lang w:val="fr-FR"/>
        </w:rPr>
        <w:t xml:space="preserve"> </w:t>
      </w:r>
      <w:r w:rsidRPr="00A83E58">
        <w:rPr>
          <w:u w:val="single"/>
          <w:lang w:val="fr-FR"/>
        </w:rPr>
        <w:t>:</w:t>
      </w:r>
      <w:r>
        <w:rPr>
          <w:lang w:val="fr-FR"/>
        </w:rPr>
        <w:t xml:space="preserve"> Contient toutes les versions des messageries servant à générer les fichiers d’entrée.</w:t>
      </w:r>
    </w:p>
    <w:p w14:paraId="73B753F4" w14:textId="77777777" w:rsidR="00043043" w:rsidRDefault="00043043" w:rsidP="00043043">
      <w:pPr>
        <w:jc w:val="both"/>
      </w:pPr>
      <w:r w:rsidRPr="00A83E58">
        <w:rPr>
          <w:u w:val="single"/>
        </w:rPr>
        <w:t>CANProject_Realease_</w:t>
      </w:r>
      <w:proofErr w:type="gramStart"/>
      <w:r w:rsidRPr="00A83E58">
        <w:rPr>
          <w:u w:val="single"/>
        </w:rPr>
        <w:t>C1AHS :</w:t>
      </w:r>
      <w:proofErr w:type="gramEnd"/>
      <w:r w:rsidRPr="00A83E58">
        <w:t xml:space="preserve"> Executable de </w:t>
      </w:r>
      <w:proofErr w:type="spellStart"/>
      <w:r w:rsidRPr="00A83E58">
        <w:t>l’outil</w:t>
      </w:r>
      <w:proofErr w:type="spellEnd"/>
      <w:r>
        <w:t>.</w:t>
      </w:r>
    </w:p>
    <w:p w14:paraId="75DD0133" w14:textId="77777777" w:rsidR="00043043" w:rsidRDefault="00043043" w:rsidP="00043043">
      <w:pPr>
        <w:jc w:val="both"/>
        <w:rPr>
          <w:lang w:val="fr-FR"/>
        </w:rPr>
      </w:pPr>
      <w:proofErr w:type="spellStart"/>
      <w:r w:rsidRPr="00A83E58">
        <w:rPr>
          <w:u w:val="single"/>
          <w:lang w:val="fr-FR"/>
        </w:rPr>
        <w:t>Draw</w:t>
      </w:r>
      <w:proofErr w:type="spellEnd"/>
      <w:r w:rsidRPr="00A83E58">
        <w:rPr>
          <w:u w:val="single"/>
          <w:lang w:val="fr-FR"/>
        </w:rPr>
        <w:t xml:space="preserve"> </w:t>
      </w:r>
      <w:proofErr w:type="spellStart"/>
      <w:r w:rsidRPr="00A83E58">
        <w:rPr>
          <w:u w:val="single"/>
          <w:lang w:val="fr-FR"/>
        </w:rPr>
        <w:t>Topology</w:t>
      </w:r>
      <w:proofErr w:type="spellEnd"/>
      <w:r w:rsidRPr="00A83E58">
        <w:rPr>
          <w:u w:val="single"/>
          <w:lang w:val="fr-FR"/>
        </w:rPr>
        <w:t> :</w:t>
      </w:r>
      <w:r>
        <w:rPr>
          <w:lang w:val="fr-FR"/>
        </w:rPr>
        <w:t xml:space="preserve"> script VBS permettant d’ouvrir en arrière-plan le classeur </w:t>
      </w:r>
      <w:proofErr w:type="spellStart"/>
      <w:r>
        <w:rPr>
          <w:lang w:val="fr-FR"/>
        </w:rPr>
        <w:t>Draw</w:t>
      </w:r>
      <w:proofErr w:type="spellEnd"/>
      <w:r>
        <w:rPr>
          <w:lang w:val="fr-FR"/>
        </w:rPr>
        <w:t xml:space="preserve"> </w:t>
      </w:r>
      <w:proofErr w:type="spellStart"/>
      <w:r>
        <w:rPr>
          <w:lang w:val="fr-FR"/>
        </w:rPr>
        <w:t>Topology</w:t>
      </w:r>
      <w:proofErr w:type="spellEnd"/>
      <w:r>
        <w:rPr>
          <w:lang w:val="fr-FR"/>
        </w:rPr>
        <w:t>.</w:t>
      </w:r>
    </w:p>
    <w:p w14:paraId="3A83EBED" w14:textId="134C7B4B" w:rsidR="00043043" w:rsidRDefault="00043043" w:rsidP="00043043">
      <w:pPr>
        <w:jc w:val="both"/>
        <w:rPr>
          <w:lang w:val="fr-FR"/>
        </w:rPr>
      </w:pPr>
      <w:r w:rsidRPr="00A83E58">
        <w:rPr>
          <w:u w:val="single"/>
          <w:lang w:val="fr-FR"/>
        </w:rPr>
        <w:t>Générer les fichiers d’entrée :</w:t>
      </w:r>
      <w:r>
        <w:rPr>
          <w:lang w:val="fr-FR"/>
        </w:rPr>
        <w:t xml:space="preserve"> script VBS permettant d’ouvrir en arrière-plan le classeur de la messagerie à optimiser.</w:t>
      </w:r>
    </w:p>
    <w:p w14:paraId="2046FA33" w14:textId="77777777" w:rsidR="006504BA" w:rsidRDefault="006504BA" w:rsidP="00043043">
      <w:pPr>
        <w:jc w:val="both"/>
        <w:rPr>
          <w:lang w:val="fr-FR"/>
        </w:rPr>
      </w:pPr>
    </w:p>
    <w:p w14:paraId="37A8A19D" w14:textId="1B1A79C1" w:rsidR="00C63602" w:rsidRDefault="00C63602" w:rsidP="00043043">
      <w:pPr>
        <w:jc w:val="both"/>
        <w:rPr>
          <w:lang w:val="fr-FR"/>
        </w:rPr>
      </w:pPr>
    </w:p>
    <w:p w14:paraId="5B4CCA04" w14:textId="11F0D9AB" w:rsidR="00C63602" w:rsidRDefault="00C63602" w:rsidP="00C63602">
      <w:pPr>
        <w:pStyle w:val="Titre2"/>
        <w:numPr>
          <w:ilvl w:val="0"/>
          <w:numId w:val="11"/>
        </w:numPr>
        <w:rPr>
          <w:lang w:val="fr-FR"/>
        </w:rPr>
      </w:pPr>
      <w:bookmarkStart w:id="578" w:name="_Toc486949521"/>
      <w:r>
        <w:rPr>
          <w:lang w:val="fr-FR"/>
        </w:rPr>
        <w:lastRenderedPageBreak/>
        <w:t>Arborescence des étapes en fonction des uses-</w:t>
      </w:r>
      <w:commentRangeStart w:id="579"/>
      <w:commentRangeStart w:id="580"/>
      <w:commentRangeStart w:id="581"/>
      <w:r>
        <w:rPr>
          <w:lang w:val="fr-FR"/>
        </w:rPr>
        <w:t>cases</w:t>
      </w:r>
      <w:commentRangeEnd w:id="579"/>
      <w:r w:rsidR="008B76E0">
        <w:rPr>
          <w:rStyle w:val="Marquedecommentaire"/>
          <w:rFonts w:asciiTheme="minorHAnsi" w:eastAsiaTheme="minorHAnsi" w:hAnsiTheme="minorHAnsi" w:cstheme="minorBidi"/>
          <w:color w:val="auto"/>
        </w:rPr>
        <w:commentReference w:id="579"/>
      </w:r>
      <w:commentRangeEnd w:id="580"/>
      <w:commentRangeEnd w:id="581"/>
      <w:r w:rsidR="0052390B">
        <w:rPr>
          <w:rStyle w:val="Marquedecommentaire"/>
          <w:rFonts w:asciiTheme="minorHAnsi" w:eastAsiaTheme="minorHAnsi" w:hAnsiTheme="minorHAnsi" w:cstheme="minorBidi"/>
          <w:color w:val="auto"/>
        </w:rPr>
        <w:commentReference w:id="580"/>
      </w:r>
      <w:r w:rsidR="008B76E0">
        <w:rPr>
          <w:rStyle w:val="Marquedecommentaire"/>
          <w:rFonts w:asciiTheme="minorHAnsi" w:eastAsiaTheme="minorHAnsi" w:hAnsiTheme="minorHAnsi" w:cstheme="minorBidi"/>
          <w:color w:val="auto"/>
        </w:rPr>
        <w:commentReference w:id="581"/>
      </w:r>
      <w:bookmarkEnd w:id="578"/>
    </w:p>
    <w:p w14:paraId="083984BA" w14:textId="4C3B3849" w:rsidR="00C63602" w:rsidRDefault="00F23A05" w:rsidP="00043043">
      <w:pPr>
        <w:jc w:val="both"/>
        <w:rPr>
          <w:lang w:val="fr-FR"/>
        </w:rPr>
      </w:pPr>
      <w:ins w:id="582" w:author="LECOFFRE Emilien" w:date="2017-07-04T16:09:00Z">
        <w:r>
          <w:rPr>
            <w:noProof/>
          </w:rPr>
          <w:drawing>
            <wp:anchor distT="0" distB="0" distL="114300" distR="114300" simplePos="0" relativeHeight="251822592" behindDoc="1" locked="0" layoutInCell="1" allowOverlap="1" wp14:anchorId="75C933EE" wp14:editId="434B9973">
              <wp:simplePos x="0" y="0"/>
              <wp:positionH relativeFrom="page">
                <wp:posOffset>120650</wp:posOffset>
              </wp:positionH>
              <wp:positionV relativeFrom="paragraph">
                <wp:posOffset>247015</wp:posOffset>
              </wp:positionV>
              <wp:extent cx="7326630" cy="2984500"/>
              <wp:effectExtent l="19050" t="19050" r="26670" b="25400"/>
              <wp:wrapNone/>
              <wp:docPr id="28" name="Image 28" descr="D:\LocalData\a196143\Desktop\Images\Macros VBA\Not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calData\a196143\Desktop\Images\Macros VBA\Noti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26630" cy="2984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ins>
    </w:p>
    <w:p w14:paraId="18B2BD2B" w14:textId="452B3AD6" w:rsidR="0047359D" w:rsidRDefault="00F23A05" w:rsidP="00043043">
      <w:pPr>
        <w:jc w:val="both"/>
        <w:rPr>
          <w:ins w:id="583" w:author="LECOFFRE Emilien" w:date="2017-07-04T15:56:00Z"/>
          <w:lang w:val="fr-FR"/>
        </w:rPr>
      </w:pPr>
      <w:ins w:id="584" w:author="LECOFFRE Emilien" w:date="2017-07-04T16:01:00Z">
        <w:r>
          <w:rPr>
            <w:noProof/>
          </w:rPr>
          <mc:AlternateContent>
            <mc:Choice Requires="wps">
              <w:drawing>
                <wp:anchor distT="0" distB="0" distL="114300" distR="114300" simplePos="0" relativeHeight="251811328" behindDoc="0" locked="0" layoutInCell="1" allowOverlap="1" wp14:anchorId="26FC60B7" wp14:editId="0EF0A19F">
                  <wp:simplePos x="0" y="0"/>
                  <wp:positionH relativeFrom="column">
                    <wp:posOffset>2425065</wp:posOffset>
                  </wp:positionH>
                  <wp:positionV relativeFrom="paragraph">
                    <wp:posOffset>210185</wp:posOffset>
                  </wp:positionV>
                  <wp:extent cx="647700" cy="215900"/>
                  <wp:effectExtent l="0" t="0" r="19050" b="12700"/>
                  <wp:wrapNone/>
                  <wp:docPr id="14" name="Zone de texte 14"/>
                  <wp:cNvGraphicFramePr/>
                  <a:graphic xmlns:a="http://schemas.openxmlformats.org/drawingml/2006/main">
                    <a:graphicData uri="http://schemas.microsoft.com/office/word/2010/wordprocessingShape">
                      <wps:wsp>
                        <wps:cNvSpPr txBox="1"/>
                        <wps:spPr>
                          <a:xfrm>
                            <a:off x="0" y="0"/>
                            <a:ext cx="647700" cy="21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0446E8" w14:textId="5217D79D" w:rsidR="0047359D" w:rsidRPr="0047359D" w:rsidRDefault="0047359D">
                              <w:pPr>
                                <w:jc w:val="center"/>
                                <w:rPr>
                                  <w:sz w:val="18"/>
                                  <w:szCs w:val="18"/>
                                  <w:lang w:val="fr-FR"/>
                                  <w:rPrChange w:id="585" w:author="LECOFFRE Emilien" w:date="2017-07-04T16:02:00Z">
                                    <w:rPr/>
                                  </w:rPrChange>
                                </w:rPr>
                                <w:pPrChange w:id="586" w:author="LECOFFRE Emilien" w:date="2017-07-04T16:01:00Z">
                                  <w:pPr/>
                                </w:pPrChange>
                              </w:pPr>
                              <w:ins w:id="587" w:author="LECOFFRE Emilien" w:date="2017-07-04T16:01:00Z">
                                <w:r w:rsidRPr="0047359D">
                                  <w:rPr>
                                    <w:sz w:val="18"/>
                                    <w:szCs w:val="18"/>
                                    <w:lang w:val="fr-FR"/>
                                    <w:rPrChange w:id="588" w:author="LECOFFRE Emilien" w:date="2017-07-04T16:02:00Z">
                                      <w:rPr>
                                        <w:lang w:val="fr-FR"/>
                                      </w:rPr>
                                    </w:rPrChange>
                                  </w:rPr>
                                  <w:t>Etape 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C60B7" id="Zone de texte 14" o:spid="_x0000_s1027" type="#_x0000_t202" style="position:absolute;left:0;text-align:left;margin-left:190.95pt;margin-top:16.55pt;width:51pt;height:17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" fillcolor="white [3201]" strokeweight=".5pt">
                  <v:textbox>
                    <w:txbxContent>
                      <w:p w14:paraId="390446E8" w14:textId="5217D79D" w:rsidR="0047359D" w:rsidRPr="0047359D" w:rsidRDefault="0047359D" w:rsidP="0047359D">
                        <w:pPr>
                          <w:jc w:val="center"/>
                          <w:rPr>
                            <w:sz w:val="18"/>
                            <w:szCs w:val="18"/>
                            <w:lang w:val="fr-FR"/>
                            <w:rPrChange w:id="647" w:author="LECOFFRE Emilien" w:date="2017-07-04T16:02:00Z">
                              <w:rPr/>
                            </w:rPrChange>
                          </w:rPr>
                          <w:pPrChange w:id="648" w:author="LECOFFRE Emilien" w:date="2017-07-04T16:01:00Z">
                            <w:pPr/>
                          </w:pPrChange>
                        </w:pPr>
                        <w:ins w:id="649" w:author="LECOFFRE Emilien" w:date="2017-07-04T16:01:00Z">
                          <w:r w:rsidRPr="0047359D">
                            <w:rPr>
                              <w:sz w:val="18"/>
                              <w:szCs w:val="18"/>
                              <w:lang w:val="fr-FR"/>
                              <w:rPrChange w:id="650" w:author="LECOFFRE Emilien" w:date="2017-07-04T16:02:00Z">
                                <w:rPr>
                                  <w:lang w:val="fr-FR"/>
                                </w:rPr>
                              </w:rPrChange>
                            </w:rPr>
                            <w:t>Etape 1</w:t>
                          </w:r>
                        </w:ins>
                      </w:p>
                    </w:txbxContent>
                  </v:textbox>
                </v:shape>
              </w:pict>
            </mc:Fallback>
          </mc:AlternateContent>
        </w:r>
      </w:ins>
    </w:p>
    <w:p w14:paraId="1C0FD272" w14:textId="3B928A11" w:rsidR="0047359D" w:rsidRDefault="0047359D" w:rsidP="00043043">
      <w:pPr>
        <w:jc w:val="both"/>
        <w:rPr>
          <w:ins w:id="589" w:author="LECOFFRE Emilien" w:date="2017-07-04T15:56:00Z"/>
          <w:lang w:val="fr-FR"/>
        </w:rPr>
      </w:pPr>
    </w:p>
    <w:p w14:paraId="26091F41" w14:textId="1D8BCE40" w:rsidR="0047359D" w:rsidRDefault="0047359D" w:rsidP="00043043">
      <w:pPr>
        <w:jc w:val="both"/>
        <w:rPr>
          <w:ins w:id="590" w:author="LECOFFRE Emilien" w:date="2017-07-04T15:56:00Z"/>
          <w:lang w:val="fr-FR"/>
        </w:rPr>
      </w:pPr>
    </w:p>
    <w:p w14:paraId="4700D129" w14:textId="6477639D" w:rsidR="0047359D" w:rsidRDefault="0047359D" w:rsidP="00043043">
      <w:pPr>
        <w:jc w:val="both"/>
        <w:rPr>
          <w:ins w:id="591" w:author="LECOFFRE Emilien" w:date="2017-07-04T16:00:00Z"/>
          <w:lang w:val="fr-FR"/>
        </w:rPr>
      </w:pPr>
    </w:p>
    <w:p w14:paraId="69F0BDD8" w14:textId="04768049" w:rsidR="0047359D" w:rsidRDefault="00F23A05" w:rsidP="00043043">
      <w:pPr>
        <w:jc w:val="both"/>
        <w:rPr>
          <w:ins w:id="592" w:author="LECOFFRE Emilien" w:date="2017-07-04T16:00:00Z"/>
          <w:lang w:val="fr-FR"/>
        </w:rPr>
      </w:pPr>
      <w:ins w:id="593" w:author="LECOFFRE Emilien" w:date="2017-07-04T16:03:00Z">
        <w:r>
          <w:rPr>
            <w:noProof/>
          </w:rPr>
          <mc:AlternateContent>
            <mc:Choice Requires="wps">
              <w:drawing>
                <wp:anchor distT="0" distB="0" distL="114300" distR="114300" simplePos="0" relativeHeight="251817472" behindDoc="0" locked="0" layoutInCell="1" allowOverlap="1" wp14:anchorId="092D4DB8" wp14:editId="4B3E4483">
                  <wp:simplePos x="0" y="0"/>
                  <wp:positionH relativeFrom="column">
                    <wp:posOffset>4495800</wp:posOffset>
                  </wp:positionH>
                  <wp:positionV relativeFrom="paragraph">
                    <wp:posOffset>144780</wp:posOffset>
                  </wp:positionV>
                  <wp:extent cx="647700" cy="215900"/>
                  <wp:effectExtent l="0" t="0" r="19050" b="12700"/>
                  <wp:wrapNone/>
                  <wp:docPr id="19" name="Zone de texte 19"/>
                  <wp:cNvGraphicFramePr/>
                  <a:graphic xmlns:a="http://schemas.openxmlformats.org/drawingml/2006/main">
                    <a:graphicData uri="http://schemas.microsoft.com/office/word/2010/wordprocessingShape">
                      <wps:wsp>
                        <wps:cNvSpPr txBox="1"/>
                        <wps:spPr>
                          <a:xfrm>
                            <a:off x="0" y="0"/>
                            <a:ext cx="647700" cy="21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74C53" w14:textId="72D7F96F" w:rsidR="00F23A05" w:rsidRPr="0047359D" w:rsidRDefault="00F23A05">
                              <w:pPr>
                                <w:jc w:val="center"/>
                                <w:rPr>
                                  <w:sz w:val="18"/>
                                  <w:szCs w:val="18"/>
                                  <w:lang w:val="fr-FR"/>
                                  <w:rPrChange w:id="594" w:author="LECOFFRE Emilien" w:date="2017-07-04T16:02:00Z">
                                    <w:rPr/>
                                  </w:rPrChange>
                                </w:rPr>
                                <w:pPrChange w:id="595" w:author="LECOFFRE Emilien" w:date="2017-07-04T16:01:00Z">
                                  <w:pPr/>
                                </w:pPrChange>
                              </w:pPr>
                              <w:ins w:id="596" w:author="LECOFFRE Emilien" w:date="2017-07-04T16:01:00Z">
                                <w:r w:rsidRPr="0047359D">
                                  <w:rPr>
                                    <w:sz w:val="18"/>
                                    <w:szCs w:val="18"/>
                                    <w:lang w:val="fr-FR"/>
                                    <w:rPrChange w:id="597" w:author="LECOFFRE Emilien" w:date="2017-07-04T16:02:00Z">
                                      <w:rPr>
                                        <w:lang w:val="fr-FR"/>
                                      </w:rPr>
                                    </w:rPrChange>
                                  </w:rPr>
                                  <w:t xml:space="preserve">Etape </w:t>
                                </w:r>
                                <w:r w:rsidRPr="00B210AC">
                                  <w:rPr>
                                    <w:sz w:val="18"/>
                                    <w:szCs w:val="18"/>
                                    <w:lang w:val="fr-FR"/>
                                  </w:rPr>
                                  <w:t>4</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D4DB8" id="Zone de texte 19" o:spid="_x0000_s1028" type="#_x0000_t202" style="position:absolute;left:0;text-align:left;margin-left:354pt;margin-top:11.4pt;width:51pt;height:17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" fillcolor="white [3201]" strokeweight=".5pt">
                  <v:textbox>
                    <w:txbxContent>
                      <w:p w14:paraId="5A474C53" w14:textId="72D7F96F" w:rsidR="00F23A05" w:rsidRPr="0047359D" w:rsidRDefault="00F23A05" w:rsidP="00F23A05">
                        <w:pPr>
                          <w:jc w:val="center"/>
                          <w:rPr>
                            <w:sz w:val="18"/>
                            <w:szCs w:val="18"/>
                            <w:lang w:val="fr-FR"/>
                            <w:rPrChange w:id="660" w:author="LECOFFRE Emilien" w:date="2017-07-04T16:02:00Z">
                              <w:rPr/>
                            </w:rPrChange>
                          </w:rPr>
                          <w:pPrChange w:id="661" w:author="LECOFFRE Emilien" w:date="2017-07-04T16:01:00Z">
                            <w:pPr/>
                          </w:pPrChange>
                        </w:pPr>
                        <w:ins w:id="662" w:author="LECOFFRE Emilien" w:date="2017-07-04T16:01:00Z">
                          <w:r w:rsidRPr="0047359D">
                            <w:rPr>
                              <w:sz w:val="18"/>
                              <w:szCs w:val="18"/>
                              <w:lang w:val="fr-FR"/>
                              <w:rPrChange w:id="663" w:author="LECOFFRE Emilien" w:date="2017-07-04T16:02:00Z">
                                <w:rPr>
                                  <w:lang w:val="fr-FR"/>
                                </w:rPr>
                              </w:rPrChange>
                            </w:rPr>
                            <w:t xml:space="preserve">Etape </w:t>
                          </w:r>
                          <w:r w:rsidRPr="00B210AC">
                            <w:rPr>
                              <w:sz w:val="18"/>
                              <w:szCs w:val="18"/>
                              <w:lang w:val="fr-FR"/>
                            </w:rPr>
                            <w:t>4</w:t>
                          </w:r>
                        </w:ins>
                      </w:p>
                    </w:txbxContent>
                  </v:textbox>
                </v:shape>
              </w:pict>
            </mc:Fallback>
          </mc:AlternateContent>
        </w:r>
      </w:ins>
      <w:ins w:id="598" w:author="LECOFFRE Emilien" w:date="2017-07-04T16:02:00Z">
        <w:r>
          <w:rPr>
            <w:noProof/>
          </w:rPr>
          <mc:AlternateContent>
            <mc:Choice Requires="wps">
              <w:drawing>
                <wp:anchor distT="0" distB="0" distL="114300" distR="114300" simplePos="0" relativeHeight="251813376" behindDoc="0" locked="0" layoutInCell="1" allowOverlap="1" wp14:anchorId="6DB5F6B4" wp14:editId="1BC2EFDF">
                  <wp:simplePos x="0" y="0"/>
                  <wp:positionH relativeFrom="column">
                    <wp:posOffset>520700</wp:posOffset>
                  </wp:positionH>
                  <wp:positionV relativeFrom="paragraph">
                    <wp:posOffset>155575</wp:posOffset>
                  </wp:positionV>
                  <wp:extent cx="647700" cy="215900"/>
                  <wp:effectExtent l="0" t="0" r="19050" b="12700"/>
                  <wp:wrapNone/>
                  <wp:docPr id="15" name="Zone de texte 15"/>
                  <wp:cNvGraphicFramePr/>
                  <a:graphic xmlns:a="http://schemas.openxmlformats.org/drawingml/2006/main">
                    <a:graphicData uri="http://schemas.microsoft.com/office/word/2010/wordprocessingShape">
                      <wps:wsp>
                        <wps:cNvSpPr txBox="1"/>
                        <wps:spPr>
                          <a:xfrm>
                            <a:off x="0" y="0"/>
                            <a:ext cx="647700" cy="21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F3BC7C" w14:textId="15512D5A" w:rsidR="0047359D" w:rsidRPr="0047359D" w:rsidRDefault="0047359D">
                              <w:pPr>
                                <w:jc w:val="center"/>
                                <w:rPr>
                                  <w:sz w:val="18"/>
                                  <w:szCs w:val="18"/>
                                  <w:lang w:val="fr-FR"/>
                                  <w:rPrChange w:id="599" w:author="LECOFFRE Emilien" w:date="2017-07-04T16:02:00Z">
                                    <w:rPr/>
                                  </w:rPrChange>
                                </w:rPr>
                                <w:pPrChange w:id="600" w:author="LECOFFRE Emilien" w:date="2017-07-04T16:01:00Z">
                                  <w:pPr/>
                                </w:pPrChange>
                              </w:pPr>
                              <w:ins w:id="601" w:author="LECOFFRE Emilien" w:date="2017-07-04T16:01:00Z">
                                <w:r w:rsidRPr="0047359D">
                                  <w:rPr>
                                    <w:sz w:val="18"/>
                                    <w:szCs w:val="18"/>
                                    <w:lang w:val="fr-FR"/>
                                    <w:rPrChange w:id="602" w:author="LECOFFRE Emilien" w:date="2017-07-04T16:02:00Z">
                                      <w:rPr>
                                        <w:lang w:val="fr-FR"/>
                                      </w:rPr>
                                    </w:rPrChange>
                                  </w:rPr>
                                  <w:t xml:space="preserve">Etape </w:t>
                                </w:r>
                                <w:r w:rsidRPr="00B210AC">
                                  <w:rPr>
                                    <w:sz w:val="18"/>
                                    <w:szCs w:val="18"/>
                                    <w:lang w:val="fr-FR"/>
                                  </w:rPr>
                                  <w:t>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F6B4" id="Zone de texte 15" o:spid="_x0000_s1029" type="#_x0000_t202" style="position:absolute;left:0;text-align:left;margin-left:41pt;margin-top:12.25pt;width:51pt;height:1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" fillcolor="white [3201]" strokeweight=".5pt">
                  <v:textbox>
                    <w:txbxContent>
                      <w:p w14:paraId="2EF3BC7C" w14:textId="15512D5A" w:rsidR="0047359D" w:rsidRPr="0047359D" w:rsidRDefault="0047359D" w:rsidP="0047359D">
                        <w:pPr>
                          <w:jc w:val="center"/>
                          <w:rPr>
                            <w:sz w:val="18"/>
                            <w:szCs w:val="18"/>
                            <w:lang w:val="fr-FR"/>
                            <w:rPrChange w:id="669" w:author="LECOFFRE Emilien" w:date="2017-07-04T16:02:00Z">
                              <w:rPr/>
                            </w:rPrChange>
                          </w:rPr>
                          <w:pPrChange w:id="670" w:author="LECOFFRE Emilien" w:date="2017-07-04T16:01:00Z">
                            <w:pPr/>
                          </w:pPrChange>
                        </w:pPr>
                        <w:ins w:id="671" w:author="LECOFFRE Emilien" w:date="2017-07-04T16:01:00Z">
                          <w:r w:rsidRPr="0047359D">
                            <w:rPr>
                              <w:sz w:val="18"/>
                              <w:szCs w:val="18"/>
                              <w:lang w:val="fr-FR"/>
                              <w:rPrChange w:id="672" w:author="LECOFFRE Emilien" w:date="2017-07-04T16:02:00Z">
                                <w:rPr>
                                  <w:lang w:val="fr-FR"/>
                                </w:rPr>
                              </w:rPrChange>
                            </w:rPr>
                            <w:t xml:space="preserve">Etape </w:t>
                          </w:r>
                          <w:r w:rsidRPr="00B210AC">
                            <w:rPr>
                              <w:sz w:val="18"/>
                              <w:szCs w:val="18"/>
                              <w:lang w:val="fr-FR"/>
                            </w:rPr>
                            <w:t>2</w:t>
                          </w:r>
                        </w:ins>
                      </w:p>
                    </w:txbxContent>
                  </v:textbox>
                </v:shape>
              </w:pict>
            </mc:Fallback>
          </mc:AlternateContent>
        </w:r>
      </w:ins>
    </w:p>
    <w:p w14:paraId="53AFFC82" w14:textId="6322F21F" w:rsidR="0047359D" w:rsidRDefault="0047359D" w:rsidP="00043043">
      <w:pPr>
        <w:jc w:val="both"/>
        <w:rPr>
          <w:ins w:id="603" w:author="LECOFFRE Emilien" w:date="2017-07-04T16:00:00Z"/>
          <w:lang w:val="fr-FR"/>
        </w:rPr>
      </w:pPr>
    </w:p>
    <w:p w14:paraId="2176D66E" w14:textId="72D0E3EE" w:rsidR="0047359D" w:rsidRDefault="00F23A05" w:rsidP="00043043">
      <w:pPr>
        <w:jc w:val="both"/>
        <w:rPr>
          <w:ins w:id="604" w:author="LECOFFRE Emilien" w:date="2017-07-04T16:00:00Z"/>
          <w:lang w:val="fr-FR"/>
        </w:rPr>
      </w:pPr>
      <w:ins w:id="605" w:author="LECOFFRE Emilien" w:date="2017-07-04T16:04:00Z">
        <w:r>
          <w:rPr>
            <w:noProof/>
          </w:rPr>
          <mc:AlternateContent>
            <mc:Choice Requires="wps">
              <w:drawing>
                <wp:anchor distT="0" distB="0" distL="114300" distR="114300" simplePos="0" relativeHeight="251819520" behindDoc="0" locked="0" layoutInCell="1" allowOverlap="1" wp14:anchorId="7D09600B" wp14:editId="6A891FE2">
                  <wp:simplePos x="0" y="0"/>
                  <wp:positionH relativeFrom="column">
                    <wp:posOffset>3974465</wp:posOffset>
                  </wp:positionH>
                  <wp:positionV relativeFrom="paragraph">
                    <wp:posOffset>140335</wp:posOffset>
                  </wp:positionV>
                  <wp:extent cx="647700" cy="2159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647700" cy="21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1388B9" w14:textId="4035E958" w:rsidR="00F23A05" w:rsidRPr="0047359D" w:rsidRDefault="00F23A05">
                              <w:pPr>
                                <w:jc w:val="center"/>
                                <w:rPr>
                                  <w:sz w:val="18"/>
                                  <w:szCs w:val="18"/>
                                  <w:lang w:val="fr-FR"/>
                                  <w:rPrChange w:id="606" w:author="LECOFFRE Emilien" w:date="2017-07-04T16:02:00Z">
                                    <w:rPr/>
                                  </w:rPrChange>
                                </w:rPr>
                                <w:pPrChange w:id="607" w:author="LECOFFRE Emilien" w:date="2017-07-04T16:01:00Z">
                                  <w:pPr/>
                                </w:pPrChange>
                              </w:pPr>
                              <w:ins w:id="608" w:author="LECOFFRE Emilien" w:date="2017-07-04T16:01:00Z">
                                <w:r w:rsidRPr="0047359D">
                                  <w:rPr>
                                    <w:sz w:val="18"/>
                                    <w:szCs w:val="18"/>
                                    <w:lang w:val="fr-FR"/>
                                    <w:rPrChange w:id="609" w:author="LECOFFRE Emilien" w:date="2017-07-04T16:02:00Z">
                                      <w:rPr>
                                        <w:lang w:val="fr-FR"/>
                                      </w:rPr>
                                    </w:rPrChange>
                                  </w:rPr>
                                  <w:t xml:space="preserve">Etape </w:t>
                                </w:r>
                              </w:ins>
                              <w:ins w:id="610" w:author="LECOFFRE Emilien" w:date="2017-07-04T16:04:00Z">
                                <w:r>
                                  <w:rPr>
                                    <w:sz w:val="18"/>
                                    <w:szCs w:val="18"/>
                                    <w:lang w:val="fr-FR"/>
                                  </w:rPr>
                                  <w:t>5</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9600B" id="Zone de texte 22" o:spid="_x0000_s1030" type="#_x0000_t202" style="position:absolute;left:0;text-align:left;margin-left:312.95pt;margin-top:11.05pt;width:51pt;height:17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" fillcolor="white [3201]" strokeweight=".5pt">
                  <v:textbox>
                    <w:txbxContent>
                      <w:p w14:paraId="2E1388B9" w14:textId="4035E958" w:rsidR="00F23A05" w:rsidRPr="0047359D" w:rsidRDefault="00F23A05" w:rsidP="00F23A05">
                        <w:pPr>
                          <w:jc w:val="center"/>
                          <w:rPr>
                            <w:sz w:val="18"/>
                            <w:szCs w:val="18"/>
                            <w:lang w:val="fr-FR"/>
                            <w:rPrChange w:id="681" w:author="LECOFFRE Emilien" w:date="2017-07-04T16:02:00Z">
                              <w:rPr/>
                            </w:rPrChange>
                          </w:rPr>
                          <w:pPrChange w:id="682" w:author="LECOFFRE Emilien" w:date="2017-07-04T16:01:00Z">
                            <w:pPr/>
                          </w:pPrChange>
                        </w:pPr>
                        <w:ins w:id="683" w:author="LECOFFRE Emilien" w:date="2017-07-04T16:01:00Z">
                          <w:r w:rsidRPr="0047359D">
                            <w:rPr>
                              <w:sz w:val="18"/>
                              <w:szCs w:val="18"/>
                              <w:lang w:val="fr-FR"/>
                              <w:rPrChange w:id="684" w:author="LECOFFRE Emilien" w:date="2017-07-04T16:02:00Z">
                                <w:rPr>
                                  <w:lang w:val="fr-FR"/>
                                </w:rPr>
                              </w:rPrChange>
                            </w:rPr>
                            <w:t xml:space="preserve">Etape </w:t>
                          </w:r>
                        </w:ins>
                        <w:ins w:id="685" w:author="LECOFFRE Emilien" w:date="2017-07-04T16:04:00Z">
                          <w:r>
                            <w:rPr>
                              <w:sz w:val="18"/>
                              <w:szCs w:val="18"/>
                              <w:lang w:val="fr-FR"/>
                            </w:rPr>
                            <w:t>5</w:t>
                          </w:r>
                        </w:ins>
                      </w:p>
                    </w:txbxContent>
                  </v:textbox>
                </v:shape>
              </w:pict>
            </mc:Fallback>
          </mc:AlternateContent>
        </w:r>
      </w:ins>
      <w:ins w:id="611" w:author="LECOFFRE Emilien" w:date="2017-07-04T16:03:00Z">
        <w:r>
          <w:rPr>
            <w:noProof/>
          </w:rPr>
          <mc:AlternateContent>
            <mc:Choice Requires="wps">
              <w:drawing>
                <wp:anchor distT="0" distB="0" distL="114300" distR="114300" simplePos="0" relativeHeight="251815424" behindDoc="0" locked="0" layoutInCell="1" allowOverlap="1" wp14:anchorId="3D94F783" wp14:editId="7DDB6009">
                  <wp:simplePos x="0" y="0"/>
                  <wp:positionH relativeFrom="column">
                    <wp:posOffset>1409065</wp:posOffset>
                  </wp:positionH>
                  <wp:positionV relativeFrom="paragraph">
                    <wp:posOffset>153035</wp:posOffset>
                  </wp:positionV>
                  <wp:extent cx="647700" cy="215900"/>
                  <wp:effectExtent l="0" t="0" r="19050" b="12700"/>
                  <wp:wrapNone/>
                  <wp:docPr id="18" name="Zone de texte 18"/>
                  <wp:cNvGraphicFramePr/>
                  <a:graphic xmlns:a="http://schemas.openxmlformats.org/drawingml/2006/main">
                    <a:graphicData uri="http://schemas.microsoft.com/office/word/2010/wordprocessingShape">
                      <wps:wsp>
                        <wps:cNvSpPr txBox="1"/>
                        <wps:spPr>
                          <a:xfrm>
                            <a:off x="0" y="0"/>
                            <a:ext cx="647700" cy="21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E012" w14:textId="040F4E9B" w:rsidR="00F23A05" w:rsidRPr="0047359D" w:rsidRDefault="00F23A05">
                              <w:pPr>
                                <w:jc w:val="center"/>
                                <w:rPr>
                                  <w:sz w:val="18"/>
                                  <w:szCs w:val="18"/>
                                  <w:lang w:val="fr-FR"/>
                                  <w:rPrChange w:id="612" w:author="LECOFFRE Emilien" w:date="2017-07-04T16:02:00Z">
                                    <w:rPr/>
                                  </w:rPrChange>
                                </w:rPr>
                                <w:pPrChange w:id="613" w:author="LECOFFRE Emilien" w:date="2017-07-04T16:01:00Z">
                                  <w:pPr/>
                                </w:pPrChange>
                              </w:pPr>
                              <w:ins w:id="614" w:author="LECOFFRE Emilien" w:date="2017-07-04T16:01:00Z">
                                <w:r w:rsidRPr="0047359D">
                                  <w:rPr>
                                    <w:sz w:val="18"/>
                                    <w:szCs w:val="18"/>
                                    <w:lang w:val="fr-FR"/>
                                    <w:rPrChange w:id="615" w:author="LECOFFRE Emilien" w:date="2017-07-04T16:02:00Z">
                                      <w:rPr>
                                        <w:lang w:val="fr-FR"/>
                                      </w:rPr>
                                    </w:rPrChange>
                                  </w:rPr>
                                  <w:t xml:space="preserve">Etape </w:t>
                                </w:r>
                                <w:r w:rsidRPr="00B210AC">
                                  <w:rPr>
                                    <w:sz w:val="18"/>
                                    <w:szCs w:val="18"/>
                                    <w:lang w:val="fr-FR"/>
                                  </w:rPr>
                                  <w:t>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4F783" id="Zone de texte 18" o:spid="_x0000_s1031" type="#_x0000_t202" style="position:absolute;left:0;text-align:left;margin-left:110.95pt;margin-top:12.05pt;width:51pt;height:17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" fillcolor="white [3201]" strokeweight=".5pt">
                  <v:textbox>
                    <w:txbxContent>
                      <w:p w14:paraId="5B5FE012" w14:textId="040F4E9B" w:rsidR="00F23A05" w:rsidRPr="0047359D" w:rsidRDefault="00F23A05" w:rsidP="00F23A05">
                        <w:pPr>
                          <w:jc w:val="center"/>
                          <w:rPr>
                            <w:sz w:val="18"/>
                            <w:szCs w:val="18"/>
                            <w:lang w:val="fr-FR"/>
                            <w:rPrChange w:id="691" w:author="LECOFFRE Emilien" w:date="2017-07-04T16:02:00Z">
                              <w:rPr/>
                            </w:rPrChange>
                          </w:rPr>
                          <w:pPrChange w:id="692" w:author="LECOFFRE Emilien" w:date="2017-07-04T16:01:00Z">
                            <w:pPr/>
                          </w:pPrChange>
                        </w:pPr>
                        <w:ins w:id="693" w:author="LECOFFRE Emilien" w:date="2017-07-04T16:01:00Z">
                          <w:r w:rsidRPr="0047359D">
                            <w:rPr>
                              <w:sz w:val="18"/>
                              <w:szCs w:val="18"/>
                              <w:lang w:val="fr-FR"/>
                              <w:rPrChange w:id="694" w:author="LECOFFRE Emilien" w:date="2017-07-04T16:02:00Z">
                                <w:rPr>
                                  <w:lang w:val="fr-FR"/>
                                </w:rPr>
                              </w:rPrChange>
                            </w:rPr>
                            <w:t xml:space="preserve">Etape </w:t>
                          </w:r>
                          <w:r w:rsidRPr="00B210AC">
                            <w:rPr>
                              <w:sz w:val="18"/>
                              <w:szCs w:val="18"/>
                              <w:lang w:val="fr-FR"/>
                            </w:rPr>
                            <w:t>3</w:t>
                          </w:r>
                        </w:ins>
                      </w:p>
                    </w:txbxContent>
                  </v:textbox>
                </v:shape>
              </w:pict>
            </mc:Fallback>
          </mc:AlternateContent>
        </w:r>
      </w:ins>
    </w:p>
    <w:p w14:paraId="670CED36" w14:textId="123E15A4" w:rsidR="0047359D" w:rsidRDefault="0047359D" w:rsidP="00043043">
      <w:pPr>
        <w:jc w:val="both"/>
        <w:rPr>
          <w:ins w:id="616" w:author="LECOFFRE Emilien" w:date="2017-07-04T16:00:00Z"/>
          <w:lang w:val="fr-FR"/>
        </w:rPr>
      </w:pPr>
    </w:p>
    <w:p w14:paraId="75F513BF" w14:textId="4C101502" w:rsidR="0047359D" w:rsidRDefault="00C8360D" w:rsidP="00043043">
      <w:pPr>
        <w:jc w:val="both"/>
        <w:rPr>
          <w:ins w:id="617" w:author="LECOFFRE Emilien" w:date="2017-07-04T15:56:00Z"/>
          <w:lang w:val="fr-FR"/>
        </w:rPr>
      </w:pPr>
      <w:ins w:id="618" w:author="LECOFFRE Emilien" w:date="2017-07-04T16:37:00Z">
        <w:r>
          <w:rPr>
            <w:noProof/>
          </w:rPr>
          <mc:AlternateContent>
            <mc:Choice Requires="wps">
              <w:drawing>
                <wp:anchor distT="0" distB="0" distL="114300" distR="114300" simplePos="0" relativeHeight="251825664" behindDoc="0" locked="0" layoutInCell="1" allowOverlap="1" wp14:anchorId="7C732A6F" wp14:editId="6A478B5F">
                  <wp:simplePos x="0" y="0"/>
                  <wp:positionH relativeFrom="margin">
                    <wp:posOffset>2616835</wp:posOffset>
                  </wp:positionH>
                  <wp:positionV relativeFrom="paragraph">
                    <wp:posOffset>78740</wp:posOffset>
                  </wp:positionV>
                  <wp:extent cx="647700" cy="215900"/>
                  <wp:effectExtent l="0" t="0" r="19050" b="12700"/>
                  <wp:wrapNone/>
                  <wp:docPr id="34" name="Zone de texte 34"/>
                  <wp:cNvGraphicFramePr/>
                  <a:graphic xmlns:a="http://schemas.openxmlformats.org/drawingml/2006/main">
                    <a:graphicData uri="http://schemas.microsoft.com/office/word/2010/wordprocessingShape">
                      <wps:wsp>
                        <wps:cNvSpPr txBox="1"/>
                        <wps:spPr>
                          <a:xfrm>
                            <a:off x="0" y="0"/>
                            <a:ext cx="647700" cy="21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D5E1F6" w14:textId="2189E561" w:rsidR="00C8360D" w:rsidRPr="0047359D" w:rsidRDefault="00C8360D">
                              <w:pPr>
                                <w:jc w:val="center"/>
                                <w:rPr>
                                  <w:sz w:val="18"/>
                                  <w:szCs w:val="18"/>
                                  <w:lang w:val="fr-FR"/>
                                  <w:rPrChange w:id="619" w:author="LECOFFRE Emilien" w:date="2017-07-04T16:02:00Z">
                                    <w:rPr/>
                                  </w:rPrChange>
                                </w:rPr>
                                <w:pPrChange w:id="620" w:author="LECOFFRE Emilien" w:date="2017-07-04T16:01:00Z">
                                  <w:pPr/>
                                </w:pPrChange>
                              </w:pPr>
                              <w:ins w:id="621" w:author="LECOFFRE Emilien" w:date="2017-07-04T16:01:00Z">
                                <w:r w:rsidRPr="0047359D">
                                  <w:rPr>
                                    <w:sz w:val="18"/>
                                    <w:szCs w:val="18"/>
                                    <w:lang w:val="fr-FR"/>
                                    <w:rPrChange w:id="622" w:author="LECOFFRE Emilien" w:date="2017-07-04T16:02:00Z">
                                      <w:rPr>
                                        <w:lang w:val="fr-FR"/>
                                      </w:rPr>
                                    </w:rPrChange>
                                  </w:rPr>
                                  <w:t xml:space="preserve">Etape </w:t>
                                </w:r>
                              </w:ins>
                              <w:ins w:id="623" w:author="LECOFFRE Emilien" w:date="2017-07-04T16:04:00Z">
                                <w:r>
                                  <w:rPr>
                                    <w:sz w:val="18"/>
                                    <w:szCs w:val="18"/>
                                    <w:lang w:val="fr-FR"/>
                                  </w:rPr>
                                  <w:t>6</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32A6F" id="Zone de texte 34" o:spid="_x0000_s1032" type="#_x0000_t202" style="position:absolute;left:0;text-align:left;margin-left:206.05pt;margin-top:6.2pt;width:51pt;height:17pt;z-index:25182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" fillcolor="white [3201]" strokeweight=".5pt">
                  <v:textbox>
                    <w:txbxContent>
                      <w:p w14:paraId="1CD5E1F6" w14:textId="2189E561" w:rsidR="00C8360D" w:rsidRPr="0047359D" w:rsidRDefault="00C8360D" w:rsidP="00C8360D">
                        <w:pPr>
                          <w:jc w:val="center"/>
                          <w:rPr>
                            <w:sz w:val="18"/>
                            <w:szCs w:val="18"/>
                            <w:lang w:val="fr-FR"/>
                            <w:rPrChange w:id="703" w:author="LECOFFRE Emilien" w:date="2017-07-04T16:02:00Z">
                              <w:rPr/>
                            </w:rPrChange>
                          </w:rPr>
                          <w:pPrChange w:id="704" w:author="LECOFFRE Emilien" w:date="2017-07-04T16:01:00Z">
                            <w:pPr/>
                          </w:pPrChange>
                        </w:pPr>
                        <w:ins w:id="705" w:author="LECOFFRE Emilien" w:date="2017-07-04T16:01:00Z">
                          <w:r w:rsidRPr="0047359D">
                            <w:rPr>
                              <w:sz w:val="18"/>
                              <w:szCs w:val="18"/>
                              <w:lang w:val="fr-FR"/>
                              <w:rPrChange w:id="706" w:author="LECOFFRE Emilien" w:date="2017-07-04T16:02:00Z">
                                <w:rPr>
                                  <w:lang w:val="fr-FR"/>
                                </w:rPr>
                              </w:rPrChange>
                            </w:rPr>
                            <w:t xml:space="preserve">Etape </w:t>
                          </w:r>
                        </w:ins>
                        <w:ins w:id="707" w:author="LECOFFRE Emilien" w:date="2017-07-04T16:04:00Z">
                          <w:r>
                            <w:rPr>
                              <w:sz w:val="18"/>
                              <w:szCs w:val="18"/>
                              <w:lang w:val="fr-FR"/>
                            </w:rPr>
                            <w:t>6</w:t>
                          </w:r>
                        </w:ins>
                      </w:p>
                    </w:txbxContent>
                  </v:textbox>
                  <w10:wrap anchorx="margin"/>
                </v:shape>
              </w:pict>
            </mc:Fallback>
          </mc:AlternateContent>
        </w:r>
      </w:ins>
    </w:p>
    <w:p w14:paraId="0564F5DA" w14:textId="13A67F54" w:rsidR="0047359D" w:rsidRDefault="0047359D" w:rsidP="00043043">
      <w:pPr>
        <w:jc w:val="both"/>
        <w:rPr>
          <w:ins w:id="624" w:author="LECOFFRE Emilien" w:date="2017-07-04T15:56:00Z"/>
          <w:lang w:val="fr-FR"/>
        </w:rPr>
      </w:pPr>
    </w:p>
    <w:p w14:paraId="0D386B83" w14:textId="1156DAAF" w:rsidR="0047359D" w:rsidRDefault="00F23A05" w:rsidP="00043043">
      <w:pPr>
        <w:jc w:val="both"/>
        <w:rPr>
          <w:ins w:id="625" w:author="LECOFFRE Emilien" w:date="2017-07-04T16:00:00Z"/>
          <w:lang w:val="fr-FR"/>
        </w:rPr>
      </w:pPr>
      <w:ins w:id="626" w:author="LECOFFRE Emilien" w:date="2017-07-04T16:04:00Z">
        <w:r>
          <w:rPr>
            <w:noProof/>
          </w:rPr>
          <mc:AlternateContent>
            <mc:Choice Requires="wps">
              <w:drawing>
                <wp:anchor distT="0" distB="0" distL="114300" distR="114300" simplePos="0" relativeHeight="251821568" behindDoc="0" locked="0" layoutInCell="1" allowOverlap="1" wp14:anchorId="56BFACA3" wp14:editId="7927F418">
                  <wp:simplePos x="0" y="0"/>
                  <wp:positionH relativeFrom="column">
                    <wp:posOffset>2578100</wp:posOffset>
                  </wp:positionH>
                  <wp:positionV relativeFrom="paragraph">
                    <wp:posOffset>100330</wp:posOffset>
                  </wp:positionV>
                  <wp:extent cx="647700" cy="215900"/>
                  <wp:effectExtent l="0" t="0" r="19050" b="12700"/>
                  <wp:wrapNone/>
                  <wp:docPr id="25" name="Zone de texte 25"/>
                  <wp:cNvGraphicFramePr/>
                  <a:graphic xmlns:a="http://schemas.openxmlformats.org/drawingml/2006/main">
                    <a:graphicData uri="http://schemas.microsoft.com/office/word/2010/wordprocessingShape">
                      <wps:wsp>
                        <wps:cNvSpPr txBox="1"/>
                        <wps:spPr>
                          <a:xfrm>
                            <a:off x="0" y="0"/>
                            <a:ext cx="647700" cy="21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78AC7A" w14:textId="5DC2D9BC" w:rsidR="00F23A05" w:rsidRPr="0047359D" w:rsidRDefault="00F23A05">
                              <w:pPr>
                                <w:jc w:val="center"/>
                                <w:rPr>
                                  <w:sz w:val="18"/>
                                  <w:szCs w:val="18"/>
                                  <w:lang w:val="fr-FR"/>
                                  <w:rPrChange w:id="627" w:author="LECOFFRE Emilien" w:date="2017-07-04T16:02:00Z">
                                    <w:rPr/>
                                  </w:rPrChange>
                                </w:rPr>
                                <w:pPrChange w:id="628" w:author="LECOFFRE Emilien" w:date="2017-07-04T16:01:00Z">
                                  <w:pPr/>
                                </w:pPrChange>
                              </w:pPr>
                              <w:ins w:id="629" w:author="LECOFFRE Emilien" w:date="2017-07-04T16:01:00Z">
                                <w:r w:rsidRPr="0047359D">
                                  <w:rPr>
                                    <w:sz w:val="18"/>
                                    <w:szCs w:val="18"/>
                                    <w:lang w:val="fr-FR"/>
                                    <w:rPrChange w:id="630" w:author="LECOFFRE Emilien" w:date="2017-07-04T16:02:00Z">
                                      <w:rPr>
                                        <w:lang w:val="fr-FR"/>
                                      </w:rPr>
                                    </w:rPrChange>
                                  </w:rPr>
                                  <w:t xml:space="preserve">Etape </w:t>
                                </w:r>
                              </w:ins>
                              <w:ins w:id="631" w:author="LECOFFRE Emilien" w:date="2017-07-04T16:04:00Z">
                                <w:r w:rsidR="00C8360D">
                                  <w:rPr>
                                    <w:sz w:val="18"/>
                                    <w:szCs w:val="18"/>
                                    <w:lang w:val="fr-FR"/>
                                  </w:rPr>
                                  <w:t>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FACA3" id="Zone de texte 25" o:spid="_x0000_s1033" type="#_x0000_t202" style="position:absolute;left:0;text-align:left;margin-left:203pt;margin-top:7.9pt;width:51pt;height:17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" fillcolor="white [3201]" strokeweight=".5pt">
                  <v:textbox>
                    <w:txbxContent>
                      <w:p w14:paraId="7678AC7A" w14:textId="5DC2D9BC" w:rsidR="00F23A05" w:rsidRPr="0047359D" w:rsidRDefault="00F23A05" w:rsidP="00F23A05">
                        <w:pPr>
                          <w:jc w:val="center"/>
                          <w:rPr>
                            <w:sz w:val="18"/>
                            <w:szCs w:val="18"/>
                            <w:lang w:val="fr-FR"/>
                            <w:rPrChange w:id="716" w:author="LECOFFRE Emilien" w:date="2017-07-04T16:02:00Z">
                              <w:rPr/>
                            </w:rPrChange>
                          </w:rPr>
                          <w:pPrChange w:id="717" w:author="LECOFFRE Emilien" w:date="2017-07-04T16:01:00Z">
                            <w:pPr/>
                          </w:pPrChange>
                        </w:pPr>
                        <w:ins w:id="718" w:author="LECOFFRE Emilien" w:date="2017-07-04T16:01:00Z">
                          <w:r w:rsidRPr="0047359D">
                            <w:rPr>
                              <w:sz w:val="18"/>
                              <w:szCs w:val="18"/>
                              <w:lang w:val="fr-FR"/>
                              <w:rPrChange w:id="719" w:author="LECOFFRE Emilien" w:date="2017-07-04T16:02:00Z">
                                <w:rPr>
                                  <w:lang w:val="fr-FR"/>
                                </w:rPr>
                              </w:rPrChange>
                            </w:rPr>
                            <w:t xml:space="preserve">Etape </w:t>
                          </w:r>
                        </w:ins>
                        <w:ins w:id="720" w:author="LECOFFRE Emilien" w:date="2017-07-04T16:04:00Z">
                          <w:r w:rsidR="00C8360D">
                            <w:rPr>
                              <w:sz w:val="18"/>
                              <w:szCs w:val="18"/>
                              <w:lang w:val="fr-FR"/>
                            </w:rPr>
                            <w:t>8</w:t>
                          </w:r>
                        </w:ins>
                      </w:p>
                    </w:txbxContent>
                  </v:textbox>
                </v:shape>
              </w:pict>
            </mc:Fallback>
          </mc:AlternateContent>
        </w:r>
      </w:ins>
    </w:p>
    <w:p w14:paraId="6434C584" w14:textId="7D4E1BE8" w:rsidR="0047359D" w:rsidRDefault="0047359D" w:rsidP="00043043">
      <w:pPr>
        <w:jc w:val="both"/>
        <w:rPr>
          <w:ins w:id="632" w:author="LECOFFRE Emilien" w:date="2017-07-04T16:00:00Z"/>
          <w:lang w:val="fr-FR"/>
        </w:rPr>
      </w:pPr>
    </w:p>
    <w:p w14:paraId="5E47313C" w14:textId="33C949F3" w:rsidR="0047359D" w:rsidRDefault="00377501" w:rsidP="00043043">
      <w:pPr>
        <w:jc w:val="both"/>
        <w:rPr>
          <w:ins w:id="633" w:author="LECOFFRE Emilien" w:date="2017-07-04T16:00:00Z"/>
          <w:lang w:val="fr-FR"/>
        </w:rPr>
      </w:pPr>
      <w:r>
        <w:rPr>
          <w:noProof/>
        </w:rPr>
        <mc:AlternateContent>
          <mc:Choice Requires="wps">
            <w:drawing>
              <wp:anchor distT="0" distB="0" distL="114300" distR="114300" simplePos="0" relativeHeight="251805184" behindDoc="0" locked="0" layoutInCell="1" allowOverlap="1" wp14:anchorId="717736A3" wp14:editId="4AC11914">
                <wp:simplePos x="0" y="0"/>
                <wp:positionH relativeFrom="margin">
                  <wp:posOffset>-1181735</wp:posOffset>
                </wp:positionH>
                <wp:positionV relativeFrom="paragraph">
                  <wp:posOffset>210185</wp:posOffset>
                </wp:positionV>
                <wp:extent cx="7339330" cy="977900"/>
                <wp:effectExtent l="0" t="0" r="13970" b="12700"/>
                <wp:wrapNone/>
                <wp:docPr id="129" name="Zone de texte 129"/>
                <wp:cNvGraphicFramePr/>
                <a:graphic xmlns:a="http://schemas.openxmlformats.org/drawingml/2006/main">
                  <a:graphicData uri="http://schemas.microsoft.com/office/word/2010/wordprocessingShape">
                    <wps:wsp>
                      <wps:cNvSpPr txBox="1"/>
                      <wps:spPr>
                        <a:xfrm>
                          <a:off x="0" y="0"/>
                          <a:ext cx="7339330" cy="97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0CB52" w14:textId="2CEC7739" w:rsidR="007940AF" w:rsidRDefault="007940AF" w:rsidP="00B210AC">
                            <w:pPr>
                              <w:jc w:val="both"/>
                              <w:rPr>
                                <w:ins w:id="634" w:author="LECOFFRE Emilien" w:date="2017-07-04T15:59:00Z"/>
                                <w:lang w:val="fr-FR"/>
                              </w:rPr>
                            </w:pPr>
                            <w:r w:rsidRPr="008B3A0F">
                              <w:rPr>
                                <w:u w:val="single"/>
                                <w:lang w:val="fr-FR"/>
                              </w:rPr>
                              <w:t>Contraintes de routage :</w:t>
                            </w:r>
                            <w:r>
                              <w:rPr>
                                <w:lang w:val="fr-FR"/>
                              </w:rPr>
                              <w:t xml:space="preserve"> Obliger 2 trames à avoir </w:t>
                            </w:r>
                            <w:ins w:id="635" w:author="KORZIN Stephane" w:date="2017-06-30T07:43:00Z">
                              <w:r>
                                <w:rPr>
                                  <w:lang w:val="fr-FR"/>
                                </w:rPr>
                                <w:t>des</w:t>
                              </w:r>
                            </w:ins>
                            <w:del w:id="636" w:author="KORZIN Stephane" w:date="2017-06-30T07:43:00Z">
                              <w:r w:rsidDel="00216ED5">
                                <w:rPr>
                                  <w:lang w:val="fr-FR"/>
                                </w:rPr>
                                <w:delText>un</w:delText>
                              </w:r>
                            </w:del>
                            <w:r>
                              <w:rPr>
                                <w:lang w:val="fr-FR"/>
                              </w:rPr>
                              <w:t xml:space="preserve"> routage</w:t>
                            </w:r>
                            <w:ins w:id="637" w:author="KORZIN Stephane" w:date="2017-06-30T07:43:00Z">
                              <w:r>
                                <w:rPr>
                                  <w:lang w:val="fr-FR"/>
                                </w:rPr>
                                <w:t>s</w:t>
                              </w:r>
                            </w:ins>
                            <w:r>
                              <w:rPr>
                                <w:lang w:val="fr-FR"/>
                              </w:rPr>
                              <w:t xml:space="preserve"> disjoint</w:t>
                            </w:r>
                            <w:ins w:id="638" w:author="KORZIN Stephane" w:date="2017-06-30T07:43:00Z">
                              <w:r>
                                <w:rPr>
                                  <w:lang w:val="fr-FR"/>
                                </w:rPr>
                                <w:t>s</w:t>
                              </w:r>
                            </w:ins>
                            <w:r>
                              <w:rPr>
                                <w:lang w:val="fr-FR"/>
                              </w:rPr>
                              <w:t>.</w:t>
                            </w:r>
                          </w:p>
                          <w:p w14:paraId="2B837E01" w14:textId="2E8E2533" w:rsidR="0047359D" w:rsidRPr="00B210AC" w:rsidRDefault="0047359D">
                            <w:pPr>
                              <w:jc w:val="both"/>
                              <w:rPr>
                                <w:lang w:val="fr-FR"/>
                              </w:rPr>
                            </w:pPr>
                            <w:ins w:id="639" w:author="LECOFFRE Emilien" w:date="2017-07-04T15:59:00Z">
                              <w:r>
                                <w:rPr>
                                  <w:u w:val="single"/>
                                  <w:lang w:val="fr-FR"/>
                                </w:rPr>
                                <w:t>Contraintes topologiques :</w:t>
                              </w:r>
                              <w:r>
                                <w:rPr>
                                  <w:lang w:val="fr-FR"/>
                                </w:rPr>
                                <w:t xml:space="preserve"> Obliger ou interdire 2 calculateurs à être connecté à un même sous-réseau</w:t>
                              </w:r>
                            </w:ins>
                            <w:ins w:id="640" w:author="LECOFFRE Emilien" w:date="2017-07-04T16:00:00Z">
                              <w:r>
                                <w:rPr>
                                  <w:lang w:val="fr-FR"/>
                                </w:rPr>
                                <w:t xml:space="preserve"> et/ou obliger ou interdire un calculateur à être connecté à un réseau.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736A3" id="Zone de texte 129" o:spid="_x0000_s1034" type="#_x0000_t202" style="position:absolute;left:0;text-align:left;margin-left:-93.05pt;margin-top:16.55pt;width:577.9pt;height:77pt;z-index:25180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" fillcolor="white [3201]" strokeweight=".5pt">
                <v:textbox>
                  <w:txbxContent>
                    <w:p w14:paraId="5230CB52" w14:textId="2CEC7739" w:rsidR="007940AF" w:rsidRDefault="007940AF" w:rsidP="00B210AC">
                      <w:pPr>
                        <w:jc w:val="both"/>
                        <w:rPr>
                          <w:ins w:id="731" w:author="LECOFFRE Emilien" w:date="2017-07-04T15:59:00Z"/>
                          <w:lang w:val="fr-FR"/>
                        </w:rPr>
                      </w:pPr>
                      <w:r w:rsidRPr="008B3A0F">
                        <w:rPr>
                          <w:u w:val="single"/>
                          <w:lang w:val="fr-FR"/>
                        </w:rPr>
                        <w:t>Contraintes de routage :</w:t>
                      </w:r>
                      <w:r>
                        <w:rPr>
                          <w:lang w:val="fr-FR"/>
                        </w:rPr>
                        <w:t xml:space="preserve"> Obliger 2 trames à avoir </w:t>
                      </w:r>
                      <w:ins w:id="732" w:author="KORZIN Stephane" w:date="2017-06-30T07:43:00Z">
                        <w:r>
                          <w:rPr>
                            <w:lang w:val="fr-FR"/>
                          </w:rPr>
                          <w:t>des</w:t>
                        </w:r>
                      </w:ins>
                      <w:del w:id="733" w:author="KORZIN Stephane" w:date="2017-06-30T07:43:00Z">
                        <w:r w:rsidDel="00216ED5">
                          <w:rPr>
                            <w:lang w:val="fr-FR"/>
                          </w:rPr>
                          <w:delText>un</w:delText>
                        </w:r>
                      </w:del>
                      <w:r>
                        <w:rPr>
                          <w:lang w:val="fr-FR"/>
                        </w:rPr>
                        <w:t xml:space="preserve"> routage</w:t>
                      </w:r>
                      <w:ins w:id="734" w:author="KORZIN Stephane" w:date="2017-06-30T07:43:00Z">
                        <w:r>
                          <w:rPr>
                            <w:lang w:val="fr-FR"/>
                          </w:rPr>
                          <w:t>s</w:t>
                        </w:r>
                      </w:ins>
                      <w:r>
                        <w:rPr>
                          <w:lang w:val="fr-FR"/>
                        </w:rPr>
                        <w:t xml:space="preserve"> disjoint</w:t>
                      </w:r>
                      <w:ins w:id="735" w:author="KORZIN Stephane" w:date="2017-06-30T07:43:00Z">
                        <w:r>
                          <w:rPr>
                            <w:lang w:val="fr-FR"/>
                          </w:rPr>
                          <w:t>s</w:t>
                        </w:r>
                      </w:ins>
                      <w:r>
                        <w:rPr>
                          <w:lang w:val="fr-FR"/>
                        </w:rPr>
                        <w:t>.</w:t>
                      </w:r>
                    </w:p>
                    <w:p w14:paraId="2B837E01" w14:textId="2E8E2533" w:rsidR="0047359D" w:rsidRPr="00B210AC" w:rsidRDefault="0047359D" w:rsidP="00377501">
                      <w:pPr>
                        <w:jc w:val="both"/>
                        <w:rPr>
                          <w:lang w:val="fr-FR"/>
                        </w:rPr>
                        <w:pPrChange w:id="736" w:author="LECOFFRE Emilien" w:date="2017-07-04T16:13:00Z">
                          <w:pPr>
                            <w:jc w:val="both"/>
                          </w:pPr>
                        </w:pPrChange>
                      </w:pPr>
                      <w:ins w:id="737" w:author="LECOFFRE Emilien" w:date="2017-07-04T15:59:00Z">
                        <w:r>
                          <w:rPr>
                            <w:u w:val="single"/>
                            <w:lang w:val="fr-FR"/>
                          </w:rPr>
                          <w:t>Contraintes topologiques :</w:t>
                        </w:r>
                        <w:r>
                          <w:rPr>
                            <w:lang w:val="fr-FR"/>
                          </w:rPr>
                          <w:t xml:space="preserve"> Obliger ou interdire 2 calculateurs à être connecté à un même sous-réseau</w:t>
                        </w:r>
                      </w:ins>
                      <w:ins w:id="738" w:author="LECOFFRE Emilien" w:date="2017-07-04T16:00:00Z">
                        <w:r>
                          <w:rPr>
                            <w:lang w:val="fr-FR"/>
                          </w:rPr>
                          <w:t xml:space="preserve"> et/ou obliger ou interdire un calculateur à être connecté à un réseau. </w:t>
                        </w:r>
                      </w:ins>
                    </w:p>
                  </w:txbxContent>
                </v:textbox>
                <w10:wrap anchorx="margin"/>
              </v:shape>
            </w:pict>
          </mc:Fallback>
        </mc:AlternateContent>
      </w:r>
    </w:p>
    <w:p w14:paraId="6C38A48F" w14:textId="6EAE6799" w:rsidR="0047359D" w:rsidRDefault="0047359D" w:rsidP="00043043">
      <w:pPr>
        <w:jc w:val="both"/>
        <w:rPr>
          <w:ins w:id="641" w:author="LECOFFRE Emilien" w:date="2017-07-04T15:56:00Z"/>
          <w:lang w:val="fr-FR"/>
        </w:rPr>
      </w:pPr>
    </w:p>
    <w:p w14:paraId="14EA7A5F" w14:textId="344CAE5E" w:rsidR="00F23A05" w:rsidRDefault="00F23A05" w:rsidP="00043043">
      <w:pPr>
        <w:jc w:val="both"/>
        <w:rPr>
          <w:ins w:id="642" w:author="LECOFFRE Emilien" w:date="2017-07-04T16:09:00Z"/>
          <w:lang w:val="fr-FR"/>
        </w:rPr>
      </w:pPr>
    </w:p>
    <w:p w14:paraId="02654417" w14:textId="6750F0D6" w:rsidR="00F23A05" w:rsidRDefault="00F23A05" w:rsidP="00043043">
      <w:pPr>
        <w:jc w:val="both"/>
        <w:rPr>
          <w:ins w:id="643" w:author="LECOFFRE Emilien" w:date="2017-07-04T16:09:00Z"/>
          <w:lang w:val="fr-FR"/>
        </w:rPr>
      </w:pPr>
    </w:p>
    <w:p w14:paraId="01F1D4F7" w14:textId="79776BC2" w:rsidR="00F23A05" w:rsidRDefault="00F23A05" w:rsidP="00043043">
      <w:pPr>
        <w:jc w:val="both"/>
        <w:rPr>
          <w:ins w:id="644" w:author="LECOFFRE Emilien" w:date="2017-07-04T16:09:00Z"/>
          <w:lang w:val="fr-FR"/>
        </w:rPr>
      </w:pPr>
    </w:p>
    <w:p w14:paraId="3583BA76" w14:textId="5FEE19FD" w:rsidR="00F23A05" w:rsidRDefault="00F23A05" w:rsidP="00043043">
      <w:pPr>
        <w:jc w:val="both"/>
        <w:rPr>
          <w:ins w:id="645" w:author="LECOFFRE Emilien" w:date="2017-07-04T16:09:00Z"/>
          <w:lang w:val="fr-FR"/>
        </w:rPr>
      </w:pPr>
    </w:p>
    <w:p w14:paraId="19950A38" w14:textId="30FB42CB" w:rsidR="00F23A05" w:rsidRDefault="00F23A05" w:rsidP="00043043">
      <w:pPr>
        <w:jc w:val="both"/>
        <w:rPr>
          <w:ins w:id="646" w:author="LECOFFRE Emilien" w:date="2017-07-04T16:09:00Z"/>
          <w:lang w:val="fr-FR"/>
        </w:rPr>
      </w:pPr>
    </w:p>
    <w:p w14:paraId="05B5D1E0" w14:textId="507B1182" w:rsidR="00F23A05" w:rsidRDefault="00F23A05" w:rsidP="00043043">
      <w:pPr>
        <w:jc w:val="both"/>
        <w:rPr>
          <w:ins w:id="647" w:author="LECOFFRE Emilien" w:date="2017-07-04T16:10:00Z"/>
          <w:lang w:val="fr-FR"/>
        </w:rPr>
      </w:pPr>
    </w:p>
    <w:p w14:paraId="2B413573" w14:textId="77777777" w:rsidR="00F23A05" w:rsidRDefault="00F23A05" w:rsidP="00043043">
      <w:pPr>
        <w:jc w:val="both"/>
        <w:rPr>
          <w:ins w:id="648" w:author="LECOFFRE Emilien" w:date="2017-07-04T16:10:00Z"/>
          <w:lang w:val="fr-FR"/>
        </w:rPr>
      </w:pPr>
    </w:p>
    <w:p w14:paraId="7FAC43A8" w14:textId="77777777" w:rsidR="00F23A05" w:rsidRDefault="00F23A05" w:rsidP="00043043">
      <w:pPr>
        <w:jc w:val="both"/>
        <w:rPr>
          <w:ins w:id="649" w:author="LECOFFRE Emilien" w:date="2017-07-04T16:10:00Z"/>
          <w:lang w:val="fr-FR"/>
        </w:rPr>
      </w:pPr>
    </w:p>
    <w:p w14:paraId="0EAC7DCB" w14:textId="77777777" w:rsidR="00F23A05" w:rsidRDefault="00F23A05" w:rsidP="00043043">
      <w:pPr>
        <w:jc w:val="both"/>
        <w:rPr>
          <w:ins w:id="650" w:author="LECOFFRE Emilien" w:date="2017-07-04T16:10:00Z"/>
          <w:lang w:val="fr-FR"/>
        </w:rPr>
      </w:pPr>
    </w:p>
    <w:p w14:paraId="0A628EAB" w14:textId="77777777" w:rsidR="00F23A05" w:rsidRDefault="00F23A05" w:rsidP="00043043">
      <w:pPr>
        <w:jc w:val="both"/>
        <w:rPr>
          <w:ins w:id="651" w:author="LECOFFRE Emilien" w:date="2017-07-04T16:10:00Z"/>
          <w:lang w:val="fr-FR"/>
        </w:rPr>
      </w:pPr>
    </w:p>
    <w:p w14:paraId="0207F943" w14:textId="77777777" w:rsidR="00F23A05" w:rsidRDefault="00F23A05" w:rsidP="00043043">
      <w:pPr>
        <w:jc w:val="both"/>
        <w:rPr>
          <w:ins w:id="652" w:author="LECOFFRE Emilien" w:date="2017-07-04T16:10:00Z"/>
          <w:lang w:val="fr-FR"/>
        </w:rPr>
      </w:pPr>
    </w:p>
    <w:p w14:paraId="06F2293B" w14:textId="77777777" w:rsidR="00F23A05" w:rsidRDefault="00F23A05" w:rsidP="00043043">
      <w:pPr>
        <w:jc w:val="both"/>
        <w:rPr>
          <w:ins w:id="653" w:author="LECOFFRE Emilien" w:date="2017-07-04T16:10:00Z"/>
          <w:lang w:val="fr-FR"/>
        </w:rPr>
      </w:pPr>
    </w:p>
    <w:p w14:paraId="13245E28" w14:textId="77777777" w:rsidR="00F23A05" w:rsidRDefault="00F23A05" w:rsidP="00043043">
      <w:pPr>
        <w:jc w:val="both"/>
        <w:rPr>
          <w:ins w:id="654" w:author="LECOFFRE Emilien" w:date="2017-07-04T16:10:00Z"/>
          <w:lang w:val="fr-FR"/>
        </w:rPr>
      </w:pPr>
    </w:p>
    <w:p w14:paraId="21A58B3F" w14:textId="78FD085A" w:rsidR="00C63602" w:rsidDel="0047359D" w:rsidRDefault="00C63602" w:rsidP="00043043">
      <w:pPr>
        <w:jc w:val="both"/>
        <w:rPr>
          <w:del w:id="655" w:author="LECOFFRE Emilien" w:date="2017-07-04T15:55:00Z"/>
          <w:lang w:val="fr-FR"/>
        </w:rPr>
      </w:pPr>
      <w:del w:id="656" w:author="LECOFFRE Emilien" w:date="2017-07-04T15:55:00Z">
        <w:r w:rsidDel="0047359D">
          <w:rPr>
            <w:noProof/>
          </w:rPr>
          <mc:AlternateContent>
            <mc:Choice Requires="wps">
              <w:drawing>
                <wp:anchor distT="0" distB="0" distL="114300" distR="114300" simplePos="0" relativeHeight="251743744" behindDoc="0" locked="0" layoutInCell="1" allowOverlap="1" wp14:anchorId="7B2ADD40" wp14:editId="26A46A7F">
                  <wp:simplePos x="0" y="0"/>
                  <wp:positionH relativeFrom="column">
                    <wp:posOffset>596265</wp:posOffset>
                  </wp:positionH>
                  <wp:positionV relativeFrom="paragraph">
                    <wp:posOffset>20955</wp:posOffset>
                  </wp:positionV>
                  <wp:extent cx="3530600" cy="1257300"/>
                  <wp:effectExtent l="57150" t="19050" r="69850" b="95250"/>
                  <wp:wrapNone/>
                  <wp:docPr id="77" name="Rectangle 77"/>
                  <wp:cNvGraphicFramePr/>
                  <a:graphic xmlns:a="http://schemas.openxmlformats.org/drawingml/2006/main">
                    <a:graphicData uri="http://schemas.microsoft.com/office/word/2010/wordprocessingShape">
                      <wps:wsp>
                        <wps:cNvSpPr/>
                        <wps:spPr>
                          <a:xfrm>
                            <a:off x="0" y="0"/>
                            <a:ext cx="3530600" cy="12573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D4CAA95" w14:textId="12B51A67" w:rsidR="007940AF" w:rsidRPr="00C63602" w:rsidRDefault="007940AF" w:rsidP="00C63602">
                              <w:pPr>
                                <w:jc w:val="center"/>
                                <w:rPr>
                                  <w:lang w:val="fr-FR"/>
                                </w:rPr>
                              </w:pPr>
                              <w:r>
                                <w:rPr>
                                  <w:lang w:val="fr-FR"/>
                                </w:rPr>
                                <w:t>Vous choisissez la messagerie à optimiser et vous générez ses fichiers d’entrée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ADD40" id="Rectangle 77" o:spid="_x0000_s1035" style="position:absolute;left:0;text-align:left;margin-left:46.95pt;margin-top:1.65pt;width:278pt;height:99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3D4CAA95" w14:textId="12B51A67" w:rsidR="007940AF" w:rsidRPr="00C63602" w:rsidRDefault="007940AF" w:rsidP="00C63602">
                        <w:pPr>
                          <w:jc w:val="center"/>
                          <w:rPr>
                            <w:lang w:val="fr-FR"/>
                          </w:rPr>
                        </w:pPr>
                        <w:r>
                          <w:rPr>
                            <w:lang w:val="fr-FR"/>
                          </w:rPr>
                          <w:t>Vous choisissez la messagerie à optimiser et vous générez ses fichiers d’entrée</w:t>
                        </w:r>
                      </w:p>
                    </w:txbxContent>
                  </v:textbox>
                </v:rect>
              </w:pict>
            </mc:Fallback>
          </mc:AlternateContent>
        </w:r>
      </w:del>
    </w:p>
    <w:p w14:paraId="66DBA1C9" w14:textId="687E754F" w:rsidR="00C63602" w:rsidDel="0047359D" w:rsidRDefault="00C63602" w:rsidP="00043043">
      <w:pPr>
        <w:jc w:val="both"/>
        <w:rPr>
          <w:del w:id="657" w:author="LECOFFRE Emilien" w:date="2017-07-04T15:55:00Z"/>
          <w:lang w:val="fr-FR"/>
        </w:rPr>
      </w:pPr>
    </w:p>
    <w:p w14:paraId="2C7C8029" w14:textId="566735F5" w:rsidR="00C63602" w:rsidDel="0047359D" w:rsidRDefault="00C63602" w:rsidP="00043043">
      <w:pPr>
        <w:jc w:val="both"/>
        <w:rPr>
          <w:del w:id="658" w:author="LECOFFRE Emilien" w:date="2017-07-04T15:55:00Z"/>
          <w:lang w:val="fr-FR"/>
        </w:rPr>
      </w:pPr>
    </w:p>
    <w:p w14:paraId="0E9EC916" w14:textId="6E9DBBC6" w:rsidR="00C63602" w:rsidDel="0047359D" w:rsidRDefault="00837604" w:rsidP="00043043">
      <w:pPr>
        <w:jc w:val="both"/>
        <w:rPr>
          <w:del w:id="659" w:author="LECOFFRE Emilien" w:date="2017-07-04T15:55:00Z"/>
          <w:lang w:val="fr-FR"/>
        </w:rPr>
      </w:pPr>
      <w:del w:id="660" w:author="LECOFFRE Emilien" w:date="2017-07-04T15:55:00Z">
        <w:r w:rsidDel="0047359D">
          <w:rPr>
            <w:noProof/>
          </w:rPr>
          <mc:AlternateContent>
            <mc:Choice Requires="wps">
              <w:drawing>
                <wp:anchor distT="0" distB="0" distL="114300" distR="114300" simplePos="0" relativeHeight="251784704" behindDoc="0" locked="0" layoutInCell="1" allowOverlap="1" wp14:anchorId="2C5D3197" wp14:editId="710B5AD8">
                  <wp:simplePos x="0" y="0"/>
                  <wp:positionH relativeFrom="margin">
                    <wp:posOffset>1647190</wp:posOffset>
                  </wp:positionH>
                  <wp:positionV relativeFrom="paragraph">
                    <wp:posOffset>76835</wp:posOffset>
                  </wp:positionV>
                  <wp:extent cx="1981200" cy="254000"/>
                  <wp:effectExtent l="0" t="0" r="19050" b="12700"/>
                  <wp:wrapNone/>
                  <wp:docPr id="115" name="Zone de texte 115"/>
                  <wp:cNvGraphicFramePr/>
                  <a:graphic xmlns:a="http://schemas.openxmlformats.org/drawingml/2006/main">
                    <a:graphicData uri="http://schemas.microsoft.com/office/word/2010/wordprocessingShape">
                      <wps:wsp>
                        <wps:cNvSpPr txBox="1"/>
                        <wps:spPr>
                          <a:xfrm>
                            <a:off x="0" y="0"/>
                            <a:ext cx="198120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1F9C69" w14:textId="6FA4B952" w:rsidR="007940AF" w:rsidRPr="00837604" w:rsidRDefault="007940AF" w:rsidP="00837604">
                              <w:pPr>
                                <w:pStyle w:val="Paragraphedeliste"/>
                                <w:numPr>
                                  <w:ilvl w:val="0"/>
                                  <w:numId w:val="12"/>
                                </w:numPr>
                                <w:rPr>
                                  <w:lang w:val="fr-FR"/>
                                </w:rPr>
                              </w:pPr>
                              <w:ins w:id="661" w:author="KORZIN Stephane" w:date="2017-06-30T07:35:00Z">
                                <w:r>
                                  <w:rPr>
                                    <w:lang w:val="fr-FR"/>
                                  </w:rPr>
                                  <w:t>Voir « </w:t>
                                </w:r>
                              </w:ins>
                              <w:r>
                                <w:rPr>
                                  <w:lang w:val="fr-FR"/>
                                </w:rPr>
                                <w:t>Etape 1</w:t>
                              </w:r>
                              <w:ins w:id="662" w:author="KORZIN Stephane" w:date="2017-06-30T07:35:00Z">
                                <w:r>
                                  <w:rPr>
                                    <w:lang w:val="fr-FR"/>
                                  </w:rPr>
                                  <w:t>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D3197" id="Zone de texte 115" o:spid="_x0000_s1036" type="#_x0000_t202" style="position:absolute;left:0;text-align:left;margin-left:129.7pt;margin-top:6.05pt;width:156pt;height:20pt;z-index:25178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" fillcolor="white [3201]" strokeweight=".5pt">
                  <v:textbox>
                    <w:txbxContent>
                      <w:p w14:paraId="351F9C69" w14:textId="6FA4B952" w:rsidR="007940AF" w:rsidRPr="00837604" w:rsidRDefault="007940AF" w:rsidP="00837604">
                        <w:pPr>
                          <w:pStyle w:val="Paragraphedeliste"/>
                          <w:numPr>
                            <w:ilvl w:val="0"/>
                            <w:numId w:val="12"/>
                          </w:numPr>
                          <w:rPr>
                            <w:lang w:val="fr-FR"/>
                          </w:rPr>
                        </w:pPr>
                        <w:ins w:id="762" w:author="KORZIN Stephane" w:date="2017-06-30T07:35:00Z">
                          <w:r>
                            <w:rPr>
                              <w:lang w:val="fr-FR"/>
                            </w:rPr>
                            <w:t>Voir « </w:t>
                          </w:r>
                        </w:ins>
                        <w:r>
                          <w:rPr>
                            <w:lang w:val="fr-FR"/>
                          </w:rPr>
                          <w:t>Etape 1</w:t>
                        </w:r>
                        <w:ins w:id="763" w:author="KORZIN Stephane" w:date="2017-06-30T07:35:00Z">
                          <w:r>
                            <w:rPr>
                              <w:lang w:val="fr-FR"/>
                            </w:rPr>
                            <w:t> »</w:t>
                          </w:r>
                        </w:ins>
                      </w:p>
                    </w:txbxContent>
                  </v:textbox>
                  <w10:wrap anchorx="margin"/>
                </v:shape>
              </w:pict>
            </mc:Fallback>
          </mc:AlternateContent>
        </w:r>
      </w:del>
    </w:p>
    <w:p w14:paraId="7C9517A5" w14:textId="3267D817" w:rsidR="00C63602" w:rsidDel="0047359D" w:rsidRDefault="006B56E6" w:rsidP="00043043">
      <w:pPr>
        <w:jc w:val="both"/>
        <w:rPr>
          <w:del w:id="663" w:author="LECOFFRE Emilien" w:date="2017-07-04T15:55:00Z"/>
          <w:lang w:val="fr-FR"/>
        </w:rPr>
      </w:pPr>
      <w:del w:id="664" w:author="LECOFFRE Emilien" w:date="2017-07-04T15:55:00Z">
        <w:r w:rsidDel="0047359D">
          <w:rPr>
            <w:noProof/>
          </w:rPr>
          <mc:AlternateContent>
            <mc:Choice Requires="wps">
              <w:drawing>
                <wp:anchor distT="0" distB="0" distL="114300" distR="114300" simplePos="0" relativeHeight="251774464" behindDoc="0" locked="0" layoutInCell="1" allowOverlap="1" wp14:anchorId="61214C59" wp14:editId="2591A9F4">
                  <wp:simplePos x="0" y="0"/>
                  <wp:positionH relativeFrom="column">
                    <wp:posOffset>2437765</wp:posOffset>
                  </wp:positionH>
                  <wp:positionV relativeFrom="paragraph">
                    <wp:posOffset>189865</wp:posOffset>
                  </wp:positionV>
                  <wp:extent cx="0" cy="254000"/>
                  <wp:effectExtent l="95250" t="19050" r="76200" b="88900"/>
                  <wp:wrapNone/>
                  <wp:docPr id="102" name="Connecteur droit avec flèche 10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ADD85E9" id="_x0000_t32" coordsize="21600,21600" o:spt="32" o:oned="t" path="m,l21600,21600e" filled="f">
                  <v:path arrowok="t" fillok="f" o:connecttype="none"/>
                  <o:lock v:ext="edit" shapetype="t"/>
                </v:shapetype>
                <v:shape id="Connecteur droit avec flèche 102" o:spid="_x0000_s1026" type="#_x0000_t32" style="position:absolute;margin-left:191.95pt;margin-top:14.95pt;width:0;height:20pt;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" strokecolor="#4f81bd [3204]" strokeweight="2pt">
                  <v:stroke endarrow="block"/>
                  <v:shadow on="t" color="black" opacity="24903f" origin=",.5" offset="0,.55556mm"/>
                </v:shape>
              </w:pict>
            </mc:Fallback>
          </mc:AlternateContent>
        </w:r>
      </w:del>
    </w:p>
    <w:p w14:paraId="7EB92028" w14:textId="65A21DC8" w:rsidR="00C63602" w:rsidDel="0047359D" w:rsidRDefault="006B56E6" w:rsidP="00043043">
      <w:pPr>
        <w:jc w:val="both"/>
        <w:rPr>
          <w:del w:id="665" w:author="LECOFFRE Emilien" w:date="2017-07-04T15:55:00Z"/>
          <w:lang w:val="fr-FR"/>
        </w:rPr>
      </w:pPr>
      <w:del w:id="666" w:author="LECOFFRE Emilien" w:date="2017-07-04T15:55:00Z">
        <w:r w:rsidDel="0047359D">
          <w:rPr>
            <w:noProof/>
          </w:rPr>
          <mc:AlternateContent>
            <mc:Choice Requires="wps">
              <w:drawing>
                <wp:anchor distT="0" distB="0" distL="114300" distR="114300" simplePos="0" relativeHeight="251770368" behindDoc="0" locked="0" layoutInCell="1" allowOverlap="1" wp14:anchorId="60E81C8C" wp14:editId="5609615D">
                  <wp:simplePos x="0" y="0"/>
                  <wp:positionH relativeFrom="column">
                    <wp:posOffset>-280035</wp:posOffset>
                  </wp:positionH>
                  <wp:positionV relativeFrom="paragraph">
                    <wp:posOffset>153035</wp:posOffset>
                  </wp:positionV>
                  <wp:extent cx="0" cy="317500"/>
                  <wp:effectExtent l="95250" t="19050" r="95250" b="82550"/>
                  <wp:wrapNone/>
                  <wp:docPr id="98" name="Connecteur droit avec flèche 98"/>
                  <wp:cNvGraphicFramePr/>
                  <a:graphic xmlns:a="http://schemas.openxmlformats.org/drawingml/2006/main">
                    <a:graphicData uri="http://schemas.microsoft.com/office/word/2010/wordprocessingShape">
                      <wps:wsp>
                        <wps:cNvCnPr/>
                        <wps:spPr>
                          <a:xfrm>
                            <a:off x="0" y="0"/>
                            <a:ext cx="0" cy="317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60D11B6" id="Connecteur droit avec flèche 98" o:spid="_x0000_s1026" type="#_x0000_t32" style="position:absolute;margin-left:-22.05pt;margin-top:12.05pt;width:0;height:2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" strokecolor="#4f81bd [3204]" strokeweight="2pt">
                  <v:stroke endarrow="block"/>
                  <v:shadow on="t" color="black" opacity="24903f" origin=",.5" offset="0,.55556mm"/>
                </v:shape>
              </w:pict>
            </mc:Fallback>
          </mc:AlternateContent>
        </w:r>
        <w:r w:rsidDel="0047359D">
          <w:rPr>
            <w:noProof/>
          </w:rPr>
          <mc:AlternateContent>
            <mc:Choice Requires="wps">
              <w:drawing>
                <wp:anchor distT="0" distB="0" distL="114300" distR="114300" simplePos="0" relativeHeight="251773440" behindDoc="0" locked="0" layoutInCell="1" allowOverlap="1" wp14:anchorId="7E8CA536" wp14:editId="76C6C576">
                  <wp:simplePos x="0" y="0"/>
                  <wp:positionH relativeFrom="column">
                    <wp:posOffset>3275965</wp:posOffset>
                  </wp:positionH>
                  <wp:positionV relativeFrom="paragraph">
                    <wp:posOffset>165735</wp:posOffset>
                  </wp:positionV>
                  <wp:extent cx="0" cy="279400"/>
                  <wp:effectExtent l="95250" t="19050" r="76200" b="82550"/>
                  <wp:wrapNone/>
                  <wp:docPr id="101" name="Connecteur droit avec flèche 101"/>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7C7B69D" id="Connecteur droit avec flèche 101" o:spid="_x0000_s1026" type="#_x0000_t32" style="position:absolute;margin-left:257.95pt;margin-top:13.05pt;width:0;height:22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" strokecolor="#4f81bd [3204]" strokeweight="2pt">
                  <v:stroke endarrow="block"/>
                  <v:shadow on="t" color="black" opacity="24903f" origin=",.5" offset="0,.55556mm"/>
                </v:shape>
              </w:pict>
            </mc:Fallback>
          </mc:AlternateContent>
        </w:r>
        <w:r w:rsidDel="0047359D">
          <w:rPr>
            <w:noProof/>
          </w:rPr>
          <mc:AlternateContent>
            <mc:Choice Requires="wps">
              <w:drawing>
                <wp:anchor distT="0" distB="0" distL="114300" distR="114300" simplePos="0" relativeHeight="251772416" behindDoc="0" locked="0" layoutInCell="1" allowOverlap="1" wp14:anchorId="4E63D673" wp14:editId="162D536E">
                  <wp:simplePos x="0" y="0"/>
                  <wp:positionH relativeFrom="column">
                    <wp:posOffset>1459865</wp:posOffset>
                  </wp:positionH>
                  <wp:positionV relativeFrom="paragraph">
                    <wp:posOffset>165735</wp:posOffset>
                  </wp:positionV>
                  <wp:extent cx="0" cy="330200"/>
                  <wp:effectExtent l="95250" t="19050" r="114300" b="88900"/>
                  <wp:wrapNone/>
                  <wp:docPr id="100" name="Connecteur droit avec flèche 100"/>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AB295F" id="Connecteur droit avec flèche 100" o:spid="_x0000_s1026" type="#_x0000_t32" style="position:absolute;margin-left:114.95pt;margin-top:13.05pt;width:0;height:26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" strokecolor="#4f81bd [3204]" strokeweight="2pt">
                  <v:stroke endarrow="block"/>
                  <v:shadow on="t" color="black" opacity="24903f" origin=",.5" offset="0,.55556mm"/>
                </v:shape>
              </w:pict>
            </mc:Fallback>
          </mc:AlternateContent>
        </w:r>
        <w:r w:rsidDel="0047359D">
          <w:rPr>
            <w:noProof/>
          </w:rPr>
          <mc:AlternateContent>
            <mc:Choice Requires="wps">
              <w:drawing>
                <wp:anchor distT="0" distB="0" distL="114300" distR="114300" simplePos="0" relativeHeight="251771392" behindDoc="0" locked="0" layoutInCell="1" allowOverlap="1" wp14:anchorId="35DA7FB2" wp14:editId="444A9F51">
                  <wp:simplePos x="0" y="0"/>
                  <wp:positionH relativeFrom="column">
                    <wp:posOffset>5041265</wp:posOffset>
                  </wp:positionH>
                  <wp:positionV relativeFrom="paragraph">
                    <wp:posOffset>165735</wp:posOffset>
                  </wp:positionV>
                  <wp:extent cx="0" cy="266700"/>
                  <wp:effectExtent l="95250" t="19050" r="76200" b="95250"/>
                  <wp:wrapNone/>
                  <wp:docPr id="99" name="Connecteur droit avec flèche 99"/>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5D36B5" id="Connecteur droit avec flèche 99" o:spid="_x0000_s1026" type="#_x0000_t32" style="position:absolute;margin-left:396.95pt;margin-top:13.05pt;width:0;height:21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" strokecolor="#4f81bd [3204]" strokeweight="2pt">
                  <v:stroke endarrow="block"/>
                  <v:shadow on="t" color="black" opacity="24903f" origin=",.5" offset="0,.55556mm"/>
                </v:shape>
              </w:pict>
            </mc:Fallback>
          </mc:AlternateContent>
        </w:r>
        <w:r w:rsidDel="0047359D">
          <w:rPr>
            <w:noProof/>
          </w:rPr>
          <mc:AlternateContent>
            <mc:Choice Requires="wps">
              <w:drawing>
                <wp:anchor distT="0" distB="0" distL="114300" distR="114300" simplePos="0" relativeHeight="251769344" behindDoc="0" locked="0" layoutInCell="1" allowOverlap="1" wp14:anchorId="313162D5" wp14:editId="7FDD208F">
                  <wp:simplePos x="0" y="0"/>
                  <wp:positionH relativeFrom="column">
                    <wp:posOffset>-280035</wp:posOffset>
                  </wp:positionH>
                  <wp:positionV relativeFrom="paragraph">
                    <wp:posOffset>153035</wp:posOffset>
                  </wp:positionV>
                  <wp:extent cx="5346700" cy="0"/>
                  <wp:effectExtent l="38100" t="38100" r="63500" b="95250"/>
                  <wp:wrapNone/>
                  <wp:docPr id="97" name="Connecteur droit 97"/>
                  <wp:cNvGraphicFramePr/>
                  <a:graphic xmlns:a="http://schemas.openxmlformats.org/drawingml/2006/main">
                    <a:graphicData uri="http://schemas.microsoft.com/office/word/2010/wordprocessingShape">
                      <wps:wsp>
                        <wps:cNvCnPr/>
                        <wps:spPr>
                          <a:xfrm>
                            <a:off x="0" y="0"/>
                            <a:ext cx="5346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203841" id="Connecteur droit 97" o:spid="_x0000_s1026" style="position:absolute;z-index:251769344;visibility:visible;mso-wrap-style:square;mso-wrap-distance-left:9pt;mso-wrap-distance-top:0;mso-wrap-distance-right:9pt;mso-wrap-distance-bottom:0;mso-position-horizontal:absolute;mso-position-horizontal-relative:text;mso-position-vertical:absolute;mso-position-vertical-relative:text" from="-22.05pt,12.05pt" to="398.9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" strokecolor="#4f81bd [3204]" strokeweight="2pt">
                  <v:shadow on="t" color="black" opacity="24903f" origin=",.5" offset="0,.55556mm"/>
                </v:line>
              </w:pict>
            </mc:Fallback>
          </mc:AlternateContent>
        </w:r>
      </w:del>
    </w:p>
    <w:p w14:paraId="1F138B41" w14:textId="76624CD9" w:rsidR="00C63602" w:rsidDel="0047359D" w:rsidRDefault="00EB58A3" w:rsidP="00043043">
      <w:pPr>
        <w:jc w:val="both"/>
        <w:rPr>
          <w:del w:id="667" w:author="LECOFFRE Emilien" w:date="2017-07-04T15:55:00Z"/>
          <w:lang w:val="fr-FR"/>
        </w:rPr>
      </w:pPr>
      <w:del w:id="668" w:author="LECOFFRE Emilien" w:date="2017-07-04T15:55:00Z">
        <w:r w:rsidDel="0047359D">
          <w:rPr>
            <w:noProof/>
          </w:rPr>
          <mc:AlternateContent>
            <mc:Choice Requires="wps">
              <w:drawing>
                <wp:anchor distT="0" distB="0" distL="114300" distR="114300" simplePos="0" relativeHeight="251748864" behindDoc="0" locked="0" layoutInCell="1" allowOverlap="1" wp14:anchorId="3DB7F36C" wp14:editId="2875C2A6">
                  <wp:simplePos x="0" y="0"/>
                  <wp:positionH relativeFrom="column">
                    <wp:posOffset>888365</wp:posOffset>
                  </wp:positionH>
                  <wp:positionV relativeFrom="paragraph">
                    <wp:posOffset>179705</wp:posOffset>
                  </wp:positionV>
                  <wp:extent cx="1244600" cy="2222500"/>
                  <wp:effectExtent l="57150" t="19050" r="69850" b="101600"/>
                  <wp:wrapNone/>
                  <wp:docPr id="81" name="Rectangle 81"/>
                  <wp:cNvGraphicFramePr/>
                  <a:graphic xmlns:a="http://schemas.openxmlformats.org/drawingml/2006/main">
                    <a:graphicData uri="http://schemas.microsoft.com/office/word/2010/wordprocessingShape">
                      <wps:wsp>
                        <wps:cNvSpPr/>
                        <wps:spPr>
                          <a:xfrm>
                            <a:off x="0" y="0"/>
                            <a:ext cx="1244600" cy="22225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64B9DE3" w14:textId="362F7BDE" w:rsidR="007940AF" w:rsidRDefault="007940AF" w:rsidP="00EB58A3">
                              <w:pPr>
                                <w:jc w:val="center"/>
                                <w:rPr>
                                  <w:lang w:val="fr-FR"/>
                                </w:rPr>
                              </w:pPr>
                              <w:r>
                                <w:rPr>
                                  <w:lang w:val="fr-FR"/>
                                </w:rPr>
                                <w:t>Vous souhaitez n’optimiser que le routage</w:t>
                              </w:r>
                            </w:p>
                            <w:p w14:paraId="29DE7100" w14:textId="00A456E0" w:rsidR="007940AF" w:rsidRPr="00837604" w:rsidRDefault="007940AF" w:rsidP="00837604">
                              <w:pPr>
                                <w:pStyle w:val="Paragraphedeliste"/>
                                <w:numPr>
                                  <w:ilvl w:val="0"/>
                                  <w:numId w:val="15"/>
                                </w:numPr>
                                <w:jc w:val="center"/>
                                <w:rPr>
                                  <w:lang w:val="fr-FR"/>
                                </w:rPr>
                              </w:pPr>
                              <w:r>
                                <w:rPr>
                                  <w:lang w:val="fr-FR"/>
                                </w:rPr>
                                <w:t>MODE1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7F36C" id="Rectangle 81" o:spid="_x0000_s1037" style="position:absolute;left:0;text-align:left;margin-left:69.95pt;margin-top:14.15pt;width:98pt;height:17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" fillcolor="#4f81bd [3204]" strokecolor="#4579b8 [3044]">
                  <v:fill color2="#a7bfde [1620]" rotate="t" angle="180" focus="100%" type="gradient">
                    <o:fill v:ext="view" type="gradientUnscaled"/>
                  </v:fill>
                  <v:shadow on="t" color="black" opacity="22937f" origin=",.5" offset="0,.63889mm"/>
                  <v:textbox>
                    <w:txbxContent>
                      <w:p w14:paraId="464B9DE3" w14:textId="362F7BDE" w:rsidR="007940AF" w:rsidRDefault="007940AF" w:rsidP="00EB58A3">
                        <w:pPr>
                          <w:jc w:val="center"/>
                          <w:rPr>
                            <w:lang w:val="fr-FR"/>
                          </w:rPr>
                        </w:pPr>
                        <w:r>
                          <w:rPr>
                            <w:lang w:val="fr-FR"/>
                          </w:rPr>
                          <w:t>Vous souhaitez n’optimiser que le routage</w:t>
                        </w:r>
                      </w:p>
                      <w:p w14:paraId="29DE7100" w14:textId="00A456E0" w:rsidR="007940AF" w:rsidRPr="00837604" w:rsidRDefault="007940AF" w:rsidP="00837604">
                        <w:pPr>
                          <w:pStyle w:val="Paragraphedeliste"/>
                          <w:numPr>
                            <w:ilvl w:val="0"/>
                            <w:numId w:val="15"/>
                          </w:numPr>
                          <w:jc w:val="center"/>
                          <w:rPr>
                            <w:lang w:val="fr-FR"/>
                          </w:rPr>
                        </w:pPr>
                        <w:r>
                          <w:rPr>
                            <w:lang w:val="fr-FR"/>
                          </w:rPr>
                          <w:t>MODE1</w:t>
                        </w:r>
                      </w:p>
                    </w:txbxContent>
                  </v:textbox>
                </v:rect>
              </w:pict>
            </mc:Fallback>
          </mc:AlternateContent>
        </w:r>
        <w:r w:rsidDel="0047359D">
          <w:rPr>
            <w:noProof/>
          </w:rPr>
          <mc:AlternateContent>
            <mc:Choice Requires="wps">
              <w:drawing>
                <wp:anchor distT="0" distB="0" distL="114300" distR="114300" simplePos="0" relativeHeight="251750912" behindDoc="0" locked="0" layoutInCell="1" allowOverlap="1" wp14:anchorId="4AAF10AE" wp14:editId="4AA20A05">
                  <wp:simplePos x="0" y="0"/>
                  <wp:positionH relativeFrom="margin">
                    <wp:posOffset>2702560</wp:posOffset>
                  </wp:positionH>
                  <wp:positionV relativeFrom="paragraph">
                    <wp:posOffset>141605</wp:posOffset>
                  </wp:positionV>
                  <wp:extent cx="1244600" cy="2222500"/>
                  <wp:effectExtent l="57150" t="19050" r="69850" b="101600"/>
                  <wp:wrapNone/>
                  <wp:docPr id="83" name="Rectangle 83"/>
                  <wp:cNvGraphicFramePr/>
                  <a:graphic xmlns:a="http://schemas.openxmlformats.org/drawingml/2006/main">
                    <a:graphicData uri="http://schemas.microsoft.com/office/word/2010/wordprocessingShape">
                      <wps:wsp>
                        <wps:cNvSpPr/>
                        <wps:spPr>
                          <a:xfrm>
                            <a:off x="0" y="0"/>
                            <a:ext cx="1244600" cy="22225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4B2F384" w14:textId="020CF463" w:rsidR="007940AF" w:rsidRDefault="007940AF" w:rsidP="00EB58A3">
                              <w:pPr>
                                <w:jc w:val="center"/>
                                <w:rPr>
                                  <w:lang w:val="fr-FR"/>
                                </w:rPr>
                              </w:pPr>
                              <w:r>
                                <w:rPr>
                                  <w:lang w:val="fr-FR"/>
                                </w:rPr>
                                <w:t>Vous souhaitez ajouter de nouveau(x) calculateur(s)</w:t>
                              </w:r>
                            </w:p>
                            <w:p w14:paraId="62D2B1C0" w14:textId="38D04B1D" w:rsidR="007940AF" w:rsidRPr="00837604" w:rsidRDefault="007940AF" w:rsidP="00837604">
                              <w:pPr>
                                <w:pStyle w:val="Paragraphedeliste"/>
                                <w:numPr>
                                  <w:ilvl w:val="0"/>
                                  <w:numId w:val="14"/>
                                </w:numPr>
                                <w:jc w:val="center"/>
                                <w:rPr>
                                  <w:lang w:val="fr-FR"/>
                                </w:rPr>
                              </w:pPr>
                              <w:r>
                                <w:rPr>
                                  <w:lang w:val="fr-FR"/>
                                </w:rPr>
                                <w:t>MODE3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F10AE" id="Rectangle 83" o:spid="_x0000_s1038" style="position:absolute;left:0;text-align:left;margin-left:212.8pt;margin-top:11.15pt;width:98pt;height:175pt;z-index:251750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74B2F384" w14:textId="020CF463" w:rsidR="007940AF" w:rsidRDefault="007940AF" w:rsidP="00EB58A3">
                        <w:pPr>
                          <w:jc w:val="center"/>
                          <w:rPr>
                            <w:lang w:val="fr-FR"/>
                          </w:rPr>
                        </w:pPr>
                        <w:r>
                          <w:rPr>
                            <w:lang w:val="fr-FR"/>
                          </w:rPr>
                          <w:t>Vous souhaitez ajouter de nouveau(x) calculateur(s)</w:t>
                        </w:r>
                      </w:p>
                      <w:p w14:paraId="62D2B1C0" w14:textId="38D04B1D" w:rsidR="007940AF" w:rsidRPr="00837604" w:rsidRDefault="007940AF" w:rsidP="00837604">
                        <w:pPr>
                          <w:pStyle w:val="Paragraphedeliste"/>
                          <w:numPr>
                            <w:ilvl w:val="0"/>
                            <w:numId w:val="14"/>
                          </w:numPr>
                          <w:jc w:val="center"/>
                          <w:rPr>
                            <w:lang w:val="fr-FR"/>
                          </w:rPr>
                        </w:pPr>
                        <w:r>
                          <w:rPr>
                            <w:lang w:val="fr-FR"/>
                          </w:rPr>
                          <w:t>MODE3</w:t>
                        </w:r>
                      </w:p>
                    </w:txbxContent>
                  </v:textbox>
                  <w10:wrap anchorx="margin"/>
                </v:rect>
              </w:pict>
            </mc:Fallback>
          </mc:AlternateContent>
        </w:r>
        <w:r w:rsidDel="0047359D">
          <w:rPr>
            <w:noProof/>
          </w:rPr>
          <mc:AlternateContent>
            <mc:Choice Requires="wps">
              <w:drawing>
                <wp:anchor distT="0" distB="0" distL="114300" distR="114300" simplePos="0" relativeHeight="251752960" behindDoc="0" locked="0" layoutInCell="1" allowOverlap="1" wp14:anchorId="0D8067EB" wp14:editId="045BA3A8">
                  <wp:simplePos x="0" y="0"/>
                  <wp:positionH relativeFrom="column">
                    <wp:posOffset>4521200</wp:posOffset>
                  </wp:positionH>
                  <wp:positionV relativeFrom="paragraph">
                    <wp:posOffset>146685</wp:posOffset>
                  </wp:positionV>
                  <wp:extent cx="1244600" cy="2222500"/>
                  <wp:effectExtent l="57150" t="19050" r="69850" b="101600"/>
                  <wp:wrapNone/>
                  <wp:docPr id="85" name="Rectangle 85"/>
                  <wp:cNvGraphicFramePr/>
                  <a:graphic xmlns:a="http://schemas.openxmlformats.org/drawingml/2006/main">
                    <a:graphicData uri="http://schemas.microsoft.com/office/word/2010/wordprocessingShape">
                      <wps:wsp>
                        <wps:cNvSpPr/>
                        <wps:spPr>
                          <a:xfrm>
                            <a:off x="0" y="0"/>
                            <a:ext cx="1244600" cy="22225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C2C53ED" w14:textId="30D73691" w:rsidR="007940AF" w:rsidRDefault="007940AF" w:rsidP="00EB58A3">
                              <w:pPr>
                                <w:jc w:val="center"/>
                                <w:rPr>
                                  <w:lang w:val="fr-FR"/>
                                </w:rPr>
                              </w:pPr>
                              <w:r>
                                <w:rPr>
                                  <w:lang w:val="fr-FR"/>
                                </w:rPr>
                                <w:t>Vous souhaitez n’ajouter que de nouvelle(s) trame(s)</w:t>
                              </w:r>
                            </w:p>
                            <w:p w14:paraId="4717C8A4" w14:textId="456C7947" w:rsidR="007940AF" w:rsidRPr="00837604" w:rsidRDefault="007940AF" w:rsidP="00837604">
                              <w:pPr>
                                <w:pStyle w:val="Paragraphedeliste"/>
                                <w:numPr>
                                  <w:ilvl w:val="0"/>
                                  <w:numId w:val="13"/>
                                </w:numPr>
                                <w:jc w:val="center"/>
                                <w:rPr>
                                  <w:lang w:val="fr-FR"/>
                                </w:rPr>
                              </w:pPr>
                              <w:r w:rsidRPr="00837604">
                                <w:rPr>
                                  <w:lang w:val="fr-FR"/>
                                </w:rPr>
                                <w:t>MODE3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8067EB" id="Rectangle 85" o:spid="_x0000_s1039" style="position:absolute;left:0;text-align:left;margin-left:356pt;margin-top:11.55pt;width:98pt;height:175pt;z-index:25175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0C2C53ED" w14:textId="30D73691" w:rsidR="007940AF" w:rsidRDefault="007940AF" w:rsidP="00EB58A3">
                        <w:pPr>
                          <w:jc w:val="center"/>
                          <w:rPr>
                            <w:lang w:val="fr-FR"/>
                          </w:rPr>
                        </w:pPr>
                        <w:r>
                          <w:rPr>
                            <w:lang w:val="fr-FR"/>
                          </w:rPr>
                          <w:t>Vous souhaitez n’ajouter que de nouvelle(s) trame(s)</w:t>
                        </w:r>
                      </w:p>
                      <w:p w14:paraId="4717C8A4" w14:textId="456C7947" w:rsidR="007940AF" w:rsidRPr="00837604" w:rsidRDefault="007940AF" w:rsidP="00837604">
                        <w:pPr>
                          <w:pStyle w:val="Paragraphedeliste"/>
                          <w:numPr>
                            <w:ilvl w:val="0"/>
                            <w:numId w:val="13"/>
                          </w:numPr>
                          <w:jc w:val="center"/>
                          <w:rPr>
                            <w:lang w:val="fr-FR"/>
                          </w:rPr>
                        </w:pPr>
                        <w:r w:rsidRPr="00837604">
                          <w:rPr>
                            <w:lang w:val="fr-FR"/>
                          </w:rPr>
                          <w:t>MODE3</w:t>
                        </w:r>
                      </w:p>
                    </w:txbxContent>
                  </v:textbox>
                </v:rect>
              </w:pict>
            </mc:Fallback>
          </mc:AlternateContent>
        </w:r>
        <w:r w:rsidDel="0047359D">
          <w:rPr>
            <w:noProof/>
          </w:rPr>
          <mc:AlternateContent>
            <mc:Choice Requires="wps">
              <w:drawing>
                <wp:anchor distT="0" distB="0" distL="114300" distR="114300" simplePos="0" relativeHeight="251746816" behindDoc="0" locked="0" layoutInCell="1" allowOverlap="1" wp14:anchorId="7D758184" wp14:editId="5BCDE1C8">
                  <wp:simplePos x="0" y="0"/>
                  <wp:positionH relativeFrom="column">
                    <wp:posOffset>-826135</wp:posOffset>
                  </wp:positionH>
                  <wp:positionV relativeFrom="paragraph">
                    <wp:posOffset>179705</wp:posOffset>
                  </wp:positionV>
                  <wp:extent cx="1244600" cy="2222500"/>
                  <wp:effectExtent l="57150" t="19050" r="69850" b="101600"/>
                  <wp:wrapNone/>
                  <wp:docPr id="79" name="Rectangle 79"/>
                  <wp:cNvGraphicFramePr/>
                  <a:graphic xmlns:a="http://schemas.openxmlformats.org/drawingml/2006/main">
                    <a:graphicData uri="http://schemas.microsoft.com/office/word/2010/wordprocessingShape">
                      <wps:wsp>
                        <wps:cNvSpPr/>
                        <wps:spPr>
                          <a:xfrm>
                            <a:off x="0" y="0"/>
                            <a:ext cx="1244600" cy="22225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28FE3AB" w14:textId="2D12EC9A" w:rsidR="007940AF" w:rsidRDefault="007940AF" w:rsidP="00EB58A3">
                              <w:pPr>
                                <w:jc w:val="center"/>
                                <w:rPr>
                                  <w:lang w:val="fr-FR"/>
                                </w:rPr>
                              </w:pPr>
                              <w:r>
                                <w:rPr>
                                  <w:lang w:val="fr-FR"/>
                                </w:rPr>
                                <w:t>Vous souhaitez faire évoluer la topologie puis refaire le routage</w:t>
                              </w:r>
                            </w:p>
                            <w:p w14:paraId="3BA588FF" w14:textId="22E5DC12" w:rsidR="007940AF" w:rsidRPr="00837604" w:rsidRDefault="007940AF" w:rsidP="00837604">
                              <w:pPr>
                                <w:pStyle w:val="Paragraphedeliste"/>
                                <w:numPr>
                                  <w:ilvl w:val="0"/>
                                  <w:numId w:val="16"/>
                                </w:numPr>
                                <w:jc w:val="center"/>
                                <w:rPr>
                                  <w:lang w:val="fr-FR"/>
                                </w:rPr>
                              </w:pPr>
                              <w:r>
                                <w:rPr>
                                  <w:lang w:val="fr-FR"/>
                                </w:rPr>
                                <w:t>MODE1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758184" id="Rectangle 79" o:spid="_x0000_s1040" style="position:absolute;left:0;text-align:left;margin-left:-65.05pt;margin-top:14.15pt;width:98pt;height:175pt;z-index:2517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628FE3AB" w14:textId="2D12EC9A" w:rsidR="007940AF" w:rsidRDefault="007940AF" w:rsidP="00EB58A3">
                        <w:pPr>
                          <w:jc w:val="center"/>
                          <w:rPr>
                            <w:lang w:val="fr-FR"/>
                          </w:rPr>
                        </w:pPr>
                        <w:r>
                          <w:rPr>
                            <w:lang w:val="fr-FR"/>
                          </w:rPr>
                          <w:t>Vous souhaitez faire évoluer la topologie puis refaire le routage</w:t>
                        </w:r>
                      </w:p>
                      <w:p w14:paraId="3BA588FF" w14:textId="22E5DC12" w:rsidR="007940AF" w:rsidRPr="00837604" w:rsidRDefault="007940AF" w:rsidP="00837604">
                        <w:pPr>
                          <w:pStyle w:val="Paragraphedeliste"/>
                          <w:numPr>
                            <w:ilvl w:val="0"/>
                            <w:numId w:val="16"/>
                          </w:numPr>
                          <w:jc w:val="center"/>
                          <w:rPr>
                            <w:lang w:val="fr-FR"/>
                          </w:rPr>
                        </w:pPr>
                        <w:r>
                          <w:rPr>
                            <w:lang w:val="fr-FR"/>
                          </w:rPr>
                          <w:t>MODE1</w:t>
                        </w:r>
                      </w:p>
                    </w:txbxContent>
                  </v:textbox>
                </v:rect>
              </w:pict>
            </mc:Fallback>
          </mc:AlternateContent>
        </w:r>
      </w:del>
    </w:p>
    <w:p w14:paraId="4BD205AB" w14:textId="25A8C5B5" w:rsidR="00C63602" w:rsidDel="0047359D" w:rsidRDefault="00C63602" w:rsidP="00043043">
      <w:pPr>
        <w:jc w:val="both"/>
        <w:rPr>
          <w:del w:id="669" w:author="LECOFFRE Emilien" w:date="2017-07-04T15:55:00Z"/>
          <w:lang w:val="fr-FR"/>
        </w:rPr>
      </w:pPr>
    </w:p>
    <w:p w14:paraId="53304EC8" w14:textId="56B568E0" w:rsidR="00C63602" w:rsidDel="0047359D" w:rsidRDefault="00C63602" w:rsidP="00043043">
      <w:pPr>
        <w:jc w:val="both"/>
        <w:rPr>
          <w:del w:id="670" w:author="LECOFFRE Emilien" w:date="2017-07-04T15:55:00Z"/>
          <w:lang w:val="fr-FR"/>
        </w:rPr>
      </w:pPr>
    </w:p>
    <w:p w14:paraId="7F4B2A71" w14:textId="08853517" w:rsidR="00C63602" w:rsidDel="0047359D" w:rsidRDefault="00C63602" w:rsidP="00043043">
      <w:pPr>
        <w:jc w:val="both"/>
        <w:rPr>
          <w:del w:id="671" w:author="LECOFFRE Emilien" w:date="2017-07-04T15:55:00Z"/>
          <w:lang w:val="fr-FR"/>
        </w:rPr>
      </w:pPr>
    </w:p>
    <w:p w14:paraId="01A81E73" w14:textId="7952736A" w:rsidR="00C63602" w:rsidDel="0047359D" w:rsidRDefault="00C63602" w:rsidP="00043043">
      <w:pPr>
        <w:jc w:val="both"/>
        <w:rPr>
          <w:del w:id="672" w:author="LECOFFRE Emilien" w:date="2017-07-04T15:55:00Z"/>
          <w:lang w:val="fr-FR"/>
        </w:rPr>
      </w:pPr>
    </w:p>
    <w:p w14:paraId="29A4DCBF" w14:textId="6B22B552" w:rsidR="00C63602" w:rsidDel="0047359D" w:rsidRDefault="00C63602" w:rsidP="00043043">
      <w:pPr>
        <w:jc w:val="both"/>
        <w:rPr>
          <w:del w:id="673" w:author="LECOFFRE Emilien" w:date="2017-07-04T15:55:00Z"/>
          <w:lang w:val="fr-FR"/>
        </w:rPr>
      </w:pPr>
    </w:p>
    <w:p w14:paraId="34B5635B" w14:textId="6309C2C6" w:rsidR="00C63602" w:rsidDel="0047359D" w:rsidRDefault="00216ED5" w:rsidP="00043043">
      <w:pPr>
        <w:jc w:val="both"/>
        <w:rPr>
          <w:del w:id="674" w:author="LECOFFRE Emilien" w:date="2017-07-04T15:55:00Z"/>
          <w:lang w:val="fr-FR"/>
        </w:rPr>
      </w:pPr>
      <w:del w:id="675" w:author="LECOFFRE Emilien" w:date="2017-07-04T15:55:00Z">
        <w:r w:rsidDel="0047359D">
          <w:rPr>
            <w:noProof/>
          </w:rPr>
          <mc:AlternateContent>
            <mc:Choice Requires="wps">
              <w:drawing>
                <wp:anchor distT="0" distB="0" distL="114300" distR="114300" simplePos="0" relativeHeight="251788800" behindDoc="0" locked="0" layoutInCell="1" allowOverlap="1" wp14:anchorId="79F46E5F" wp14:editId="6B31D7D2">
                  <wp:simplePos x="0" y="0"/>
                  <wp:positionH relativeFrom="margin">
                    <wp:posOffset>4580890</wp:posOffset>
                  </wp:positionH>
                  <wp:positionV relativeFrom="paragraph">
                    <wp:posOffset>105410</wp:posOffset>
                  </wp:positionV>
                  <wp:extent cx="1123950" cy="495300"/>
                  <wp:effectExtent l="0" t="0" r="19050" b="19050"/>
                  <wp:wrapNone/>
                  <wp:docPr id="117" name="Zone de texte 117"/>
                  <wp:cNvGraphicFramePr/>
                  <a:graphic xmlns:a="http://schemas.openxmlformats.org/drawingml/2006/main">
                    <a:graphicData uri="http://schemas.microsoft.com/office/word/2010/wordprocessingShape">
                      <wps:wsp>
                        <wps:cNvSpPr txBox="1"/>
                        <wps:spPr>
                          <a:xfrm>
                            <a:off x="0" y="0"/>
                            <a:ext cx="11239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D7FAC8" w14:textId="76D04B3D" w:rsidR="007940AF" w:rsidRPr="00837604" w:rsidRDefault="007940AF" w:rsidP="00837604">
                              <w:pPr>
                                <w:rPr>
                                  <w:lang w:val="fr-FR"/>
                                </w:rPr>
                              </w:pPr>
                              <w:ins w:id="676" w:author="KORZIN Stephane" w:date="2017-06-30T07:37:00Z">
                                <w:r>
                                  <w:rPr>
                                    <w:lang w:val="fr-FR"/>
                                  </w:rPr>
                                  <w:t>Voir « </w:t>
                                </w:r>
                              </w:ins>
                              <w:r>
                                <w:rPr>
                                  <w:lang w:val="fr-FR"/>
                                </w:rPr>
                                <w:t>Etape 2 version E</w:t>
                              </w:r>
                              <w:ins w:id="677" w:author="KORZIN Stephane" w:date="2017-06-30T07:37:00Z">
                                <w:r>
                                  <w:rPr>
                                    <w:lang w:val="fr-FR"/>
                                  </w:rPr>
                                  <w:t>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46E5F" id="Zone de texte 117" o:spid="_x0000_s1041" type="#_x0000_t202" style="position:absolute;left:0;text-align:left;margin-left:360.7pt;margin-top:8.3pt;width:88.5pt;height:39pt;z-index:25178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" fillcolor="white [3201]" strokeweight=".5pt">
                  <v:textbox>
                    <w:txbxContent>
                      <w:p w14:paraId="49D7FAC8" w14:textId="76D04B3D" w:rsidR="007940AF" w:rsidRPr="00837604" w:rsidRDefault="007940AF" w:rsidP="00837604">
                        <w:pPr>
                          <w:rPr>
                            <w:lang w:val="fr-FR"/>
                          </w:rPr>
                        </w:pPr>
                        <w:ins w:id="779" w:author="KORZIN Stephane" w:date="2017-06-30T07:37:00Z">
                          <w:r>
                            <w:rPr>
                              <w:lang w:val="fr-FR"/>
                            </w:rPr>
                            <w:t>Voir « </w:t>
                          </w:r>
                        </w:ins>
                        <w:r>
                          <w:rPr>
                            <w:lang w:val="fr-FR"/>
                          </w:rPr>
                          <w:t>Etape 2 version E</w:t>
                        </w:r>
                        <w:ins w:id="780" w:author="KORZIN Stephane" w:date="2017-06-30T07:37:00Z">
                          <w:r>
                            <w:rPr>
                              <w:lang w:val="fr-FR"/>
                            </w:rPr>
                            <w:t> »</w:t>
                          </w:r>
                        </w:ins>
                      </w:p>
                    </w:txbxContent>
                  </v:textbox>
                  <w10:wrap anchorx="margin"/>
                </v:shape>
              </w:pict>
            </mc:Fallback>
          </mc:AlternateContent>
        </w:r>
        <w:r w:rsidDel="0047359D">
          <w:rPr>
            <w:noProof/>
          </w:rPr>
          <mc:AlternateContent>
            <mc:Choice Requires="wps">
              <w:drawing>
                <wp:anchor distT="0" distB="0" distL="114300" distR="114300" simplePos="0" relativeHeight="251800064" behindDoc="0" locked="0" layoutInCell="1" allowOverlap="1" wp14:anchorId="26F8FDF3" wp14:editId="16C7C908">
                  <wp:simplePos x="0" y="0"/>
                  <wp:positionH relativeFrom="margin">
                    <wp:posOffset>-772160</wp:posOffset>
                  </wp:positionH>
                  <wp:positionV relativeFrom="paragraph">
                    <wp:posOffset>124460</wp:posOffset>
                  </wp:positionV>
                  <wp:extent cx="1133475" cy="495300"/>
                  <wp:effectExtent l="0" t="0" r="28575" b="19050"/>
                  <wp:wrapNone/>
                  <wp:docPr id="125" name="Zone de texte 125"/>
                  <wp:cNvGraphicFramePr/>
                  <a:graphic xmlns:a="http://schemas.openxmlformats.org/drawingml/2006/main">
                    <a:graphicData uri="http://schemas.microsoft.com/office/word/2010/wordprocessingShape">
                      <wps:wsp>
                        <wps:cNvSpPr txBox="1"/>
                        <wps:spPr>
                          <a:xfrm>
                            <a:off x="0" y="0"/>
                            <a:ext cx="113347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D68963" w14:textId="303F94E5" w:rsidR="007940AF" w:rsidRPr="00837604" w:rsidRDefault="007940AF" w:rsidP="001B189F">
                              <w:pPr>
                                <w:rPr>
                                  <w:lang w:val="fr-FR"/>
                                </w:rPr>
                              </w:pPr>
                              <w:ins w:id="678" w:author="KORZIN Stephane" w:date="2017-06-30T07:35:00Z">
                                <w:r>
                                  <w:rPr>
                                    <w:lang w:val="fr-FR"/>
                                  </w:rPr>
                                  <w:t>Voir « </w:t>
                                </w:r>
                              </w:ins>
                              <w:r>
                                <w:rPr>
                                  <w:lang w:val="fr-FR"/>
                                </w:rPr>
                                <w:t>Etape 2</w:t>
                              </w:r>
                              <w:ins w:id="679" w:author="KORZIN Stephane" w:date="2017-06-30T07:35:00Z">
                                <w:r>
                                  <w:rPr>
                                    <w:lang w:val="fr-FR"/>
                                  </w:rPr>
                                  <w:t> </w:t>
                                </w:r>
                              </w:ins>
                              <w:r>
                                <w:rPr>
                                  <w:lang w:val="fr-FR"/>
                                </w:rPr>
                                <w:t xml:space="preserve"> version </w:t>
                              </w:r>
                              <w:ins w:id="680" w:author="KORZIN Stephane" w:date="2017-06-30T08:23:00Z">
                                <w:r>
                                  <w:rPr>
                                    <w:lang w:val="fr-FR"/>
                                  </w:rPr>
                                  <w:t>A</w:t>
                                </w:r>
                              </w:ins>
                              <w:del w:id="681" w:author="KORZIN Stephane" w:date="2017-06-30T08:23:00Z">
                                <w:r w:rsidDel="008B76E0">
                                  <w:rPr>
                                    <w:lang w:val="fr-FR"/>
                                  </w:rPr>
                                  <w:delText>B</w:delText>
                                </w:r>
                              </w:del>
                              <w:ins w:id="682" w:author="KORZIN Stephane" w:date="2017-06-30T07:36:00Z">
                                <w:r>
                                  <w:rPr>
                                    <w:lang w:val="fr-FR"/>
                                  </w:rPr>
                                  <w:t>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8FDF3" id="Zone de texte 125" o:spid="_x0000_s1042" type="#_x0000_t202" style="position:absolute;left:0;text-align:left;margin-left:-60.8pt;margin-top:9.8pt;width:89.25pt;height:39pt;z-index:25180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" fillcolor="white [3201]" strokeweight=".5pt">
                  <v:textbox>
                    <w:txbxContent>
                      <w:p w14:paraId="2DD68963" w14:textId="303F94E5" w:rsidR="007940AF" w:rsidRPr="00837604" w:rsidRDefault="007940AF" w:rsidP="001B189F">
                        <w:pPr>
                          <w:rPr>
                            <w:lang w:val="fr-FR"/>
                          </w:rPr>
                        </w:pPr>
                        <w:ins w:id="786" w:author="KORZIN Stephane" w:date="2017-06-30T07:35:00Z">
                          <w:r>
                            <w:rPr>
                              <w:lang w:val="fr-FR"/>
                            </w:rPr>
                            <w:t>Voir « </w:t>
                          </w:r>
                        </w:ins>
                        <w:r>
                          <w:rPr>
                            <w:lang w:val="fr-FR"/>
                          </w:rPr>
                          <w:t>Etape 2</w:t>
                        </w:r>
                        <w:ins w:id="787" w:author="KORZIN Stephane" w:date="2017-06-30T07:35:00Z">
                          <w:r>
                            <w:rPr>
                              <w:lang w:val="fr-FR"/>
                            </w:rPr>
                            <w:t> </w:t>
                          </w:r>
                        </w:ins>
                        <w:r>
                          <w:rPr>
                            <w:lang w:val="fr-FR"/>
                          </w:rPr>
                          <w:t xml:space="preserve"> version </w:t>
                        </w:r>
                        <w:ins w:id="788" w:author="KORZIN Stephane" w:date="2017-06-30T08:23:00Z">
                          <w:r>
                            <w:rPr>
                              <w:lang w:val="fr-FR"/>
                            </w:rPr>
                            <w:t>A</w:t>
                          </w:r>
                        </w:ins>
                        <w:del w:id="789" w:author="KORZIN Stephane" w:date="2017-06-30T08:23:00Z">
                          <w:r w:rsidDel="008B76E0">
                            <w:rPr>
                              <w:lang w:val="fr-FR"/>
                            </w:rPr>
                            <w:delText>B</w:delText>
                          </w:r>
                        </w:del>
                        <w:ins w:id="790" w:author="KORZIN Stephane" w:date="2017-06-30T07:36:00Z">
                          <w:r>
                            <w:rPr>
                              <w:lang w:val="fr-FR"/>
                            </w:rPr>
                            <w:t> »</w:t>
                          </w:r>
                        </w:ins>
                      </w:p>
                    </w:txbxContent>
                  </v:textbox>
                  <w10:wrap anchorx="margin"/>
                </v:shape>
              </w:pict>
            </mc:Fallback>
          </mc:AlternateContent>
        </w:r>
        <w:r w:rsidDel="0047359D">
          <w:rPr>
            <w:noProof/>
          </w:rPr>
          <mc:AlternateContent>
            <mc:Choice Requires="wps">
              <w:drawing>
                <wp:anchor distT="0" distB="0" distL="114300" distR="114300" simplePos="0" relativeHeight="251794944" behindDoc="0" locked="0" layoutInCell="1" allowOverlap="1" wp14:anchorId="5F069017" wp14:editId="0FCA4CF8">
                  <wp:simplePos x="0" y="0"/>
                  <wp:positionH relativeFrom="margin">
                    <wp:posOffset>2761614</wp:posOffset>
                  </wp:positionH>
                  <wp:positionV relativeFrom="paragraph">
                    <wp:posOffset>67310</wp:posOffset>
                  </wp:positionV>
                  <wp:extent cx="1127125" cy="495300"/>
                  <wp:effectExtent l="0" t="0" r="15875" b="19050"/>
                  <wp:wrapNone/>
                  <wp:docPr id="121" name="Zone de texte 121"/>
                  <wp:cNvGraphicFramePr/>
                  <a:graphic xmlns:a="http://schemas.openxmlformats.org/drawingml/2006/main">
                    <a:graphicData uri="http://schemas.microsoft.com/office/word/2010/wordprocessingShape">
                      <wps:wsp>
                        <wps:cNvSpPr txBox="1"/>
                        <wps:spPr>
                          <a:xfrm>
                            <a:off x="0" y="0"/>
                            <a:ext cx="1127125"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291BEA" w14:textId="2E34057B" w:rsidR="007940AF" w:rsidRPr="00837604" w:rsidRDefault="007940AF" w:rsidP="00837604">
                              <w:pPr>
                                <w:rPr>
                                  <w:lang w:val="fr-FR"/>
                                </w:rPr>
                              </w:pPr>
                              <w:ins w:id="683" w:author="KORZIN Stephane" w:date="2017-06-30T07:36:00Z">
                                <w:r>
                                  <w:rPr>
                                    <w:lang w:val="fr-FR"/>
                                  </w:rPr>
                                  <w:t>Voir « </w:t>
                                </w:r>
                              </w:ins>
                              <w:r>
                                <w:rPr>
                                  <w:lang w:val="fr-FR"/>
                                </w:rPr>
                                <w:t>Etape 2 version D</w:t>
                              </w:r>
                              <w:ins w:id="684" w:author="KORZIN Stephane" w:date="2017-06-30T07:37:00Z">
                                <w:r>
                                  <w:rPr>
                                    <w:lang w:val="fr-FR"/>
                                  </w:rPr>
                                  <w:t>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69017" id="Zone de texte 121" o:spid="_x0000_s1043" type="#_x0000_t202" style="position:absolute;left:0;text-align:left;margin-left:217.45pt;margin-top:5.3pt;width:88.75pt;height:39pt;z-index:25179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" fillcolor="white [3201]" strokeweight=".5pt">
                  <v:textbox>
                    <w:txbxContent>
                      <w:p w14:paraId="58291BEA" w14:textId="2E34057B" w:rsidR="007940AF" w:rsidRPr="00837604" w:rsidRDefault="007940AF" w:rsidP="00837604">
                        <w:pPr>
                          <w:rPr>
                            <w:lang w:val="fr-FR"/>
                          </w:rPr>
                        </w:pPr>
                        <w:ins w:id="793" w:author="KORZIN Stephane" w:date="2017-06-30T07:36:00Z">
                          <w:r>
                            <w:rPr>
                              <w:lang w:val="fr-FR"/>
                            </w:rPr>
                            <w:t>Voir « </w:t>
                          </w:r>
                        </w:ins>
                        <w:r>
                          <w:rPr>
                            <w:lang w:val="fr-FR"/>
                          </w:rPr>
                          <w:t>Etape 2 version D</w:t>
                        </w:r>
                        <w:ins w:id="794" w:author="KORZIN Stephane" w:date="2017-06-30T07:37:00Z">
                          <w:r>
                            <w:rPr>
                              <w:lang w:val="fr-FR"/>
                            </w:rPr>
                            <w:t> »</w:t>
                          </w:r>
                        </w:ins>
                      </w:p>
                    </w:txbxContent>
                  </v:textbox>
                  <w10:wrap anchorx="margin"/>
                </v:shape>
              </w:pict>
            </mc:Fallback>
          </mc:AlternateContent>
        </w:r>
      </w:del>
    </w:p>
    <w:p w14:paraId="2DB1627A" w14:textId="3D3F9E9C" w:rsidR="00C63602" w:rsidDel="0047359D" w:rsidRDefault="00C63602" w:rsidP="00043043">
      <w:pPr>
        <w:jc w:val="both"/>
        <w:rPr>
          <w:del w:id="685" w:author="LECOFFRE Emilien" w:date="2017-07-04T15:55:00Z"/>
          <w:lang w:val="fr-FR"/>
        </w:rPr>
      </w:pPr>
    </w:p>
    <w:p w14:paraId="091BBE4C" w14:textId="64956247" w:rsidR="00C63602" w:rsidDel="0047359D" w:rsidRDefault="001B189F" w:rsidP="00043043">
      <w:pPr>
        <w:jc w:val="both"/>
        <w:rPr>
          <w:del w:id="686" w:author="LECOFFRE Emilien" w:date="2017-07-04T15:55:00Z"/>
          <w:lang w:val="fr-FR"/>
        </w:rPr>
      </w:pPr>
      <w:del w:id="687" w:author="LECOFFRE Emilien" w:date="2017-07-04T15:55:00Z">
        <w:r w:rsidDel="0047359D">
          <w:rPr>
            <w:noProof/>
          </w:rPr>
          <mc:AlternateContent>
            <mc:Choice Requires="wps">
              <w:drawing>
                <wp:anchor distT="0" distB="0" distL="114300" distR="114300" simplePos="0" relativeHeight="251776512" behindDoc="0" locked="0" layoutInCell="1" allowOverlap="1" wp14:anchorId="4F2385FE" wp14:editId="40FA0813">
                  <wp:simplePos x="0" y="0"/>
                  <wp:positionH relativeFrom="column">
                    <wp:posOffset>-991235</wp:posOffset>
                  </wp:positionH>
                  <wp:positionV relativeFrom="paragraph">
                    <wp:posOffset>326390</wp:posOffset>
                  </wp:positionV>
                  <wp:extent cx="863600" cy="1765300"/>
                  <wp:effectExtent l="38100" t="38100" r="88900" b="139700"/>
                  <wp:wrapNone/>
                  <wp:docPr id="104" name="Connecteur en angle 104"/>
                  <wp:cNvGraphicFramePr/>
                  <a:graphic xmlns:a="http://schemas.openxmlformats.org/drawingml/2006/main">
                    <a:graphicData uri="http://schemas.microsoft.com/office/word/2010/wordprocessingShape">
                      <wps:wsp>
                        <wps:cNvCnPr/>
                        <wps:spPr>
                          <a:xfrm>
                            <a:off x="0" y="0"/>
                            <a:ext cx="863600" cy="1765300"/>
                          </a:xfrm>
                          <a:prstGeom prst="bentConnector3">
                            <a:avLst>
                              <a:gd name="adj1" fmla="val 217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69DC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04" o:spid="_x0000_s1026" type="#_x0000_t34" style="position:absolute;margin-left:-78.05pt;margin-top:25.7pt;width:68pt;height:13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" adj="470" strokecolor="#4f81bd [3204]" strokeweight="2pt">
                  <v:stroke endarrow="block"/>
                  <v:shadow on="t" color="black" opacity="24903f" origin=",.5" offset="0,.55556mm"/>
                </v:shape>
              </w:pict>
            </mc:Fallback>
          </mc:AlternateContent>
        </w:r>
        <w:r w:rsidDel="0047359D">
          <w:rPr>
            <w:noProof/>
          </w:rPr>
          <mc:AlternateContent>
            <mc:Choice Requires="wps">
              <w:drawing>
                <wp:anchor distT="0" distB="0" distL="114300" distR="114300" simplePos="0" relativeHeight="251777536" behindDoc="0" locked="0" layoutInCell="1" allowOverlap="1" wp14:anchorId="4996A0D5" wp14:editId="4B7726D5">
                  <wp:simplePos x="0" y="0"/>
                  <wp:positionH relativeFrom="column">
                    <wp:posOffset>-991235</wp:posOffset>
                  </wp:positionH>
                  <wp:positionV relativeFrom="paragraph">
                    <wp:posOffset>327660</wp:posOffset>
                  </wp:positionV>
                  <wp:extent cx="800100" cy="0"/>
                  <wp:effectExtent l="57150" t="38100" r="57150" b="95250"/>
                  <wp:wrapNone/>
                  <wp:docPr id="105" name="Connecteur droit 105"/>
                  <wp:cNvGraphicFramePr/>
                  <a:graphic xmlns:a="http://schemas.openxmlformats.org/drawingml/2006/main">
                    <a:graphicData uri="http://schemas.microsoft.com/office/word/2010/wordprocessingShape">
                      <wps:wsp>
                        <wps:cNvCnPr/>
                        <wps:spPr>
                          <a:xfrm flipH="1">
                            <a:off x="0" y="0"/>
                            <a:ext cx="8001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F1BDE6E" id="Connecteur droit 105" o:spid="_x0000_s1026" style="position:absolute;flip:x;z-index:251777536;visibility:visible;mso-wrap-style:square;mso-wrap-distance-left:9pt;mso-wrap-distance-top:0;mso-wrap-distance-right:9pt;mso-wrap-distance-bottom:0;mso-position-horizontal:absolute;mso-position-horizontal-relative:text;mso-position-vertical:absolute;mso-position-vertical-relative:text" from="-78.05pt,25.8pt" to="-15.0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" strokecolor="#4f81bd [3204]" strokeweight="2pt">
                  <v:shadow on="t" color="black" opacity="24903f" origin=",.5" offset="0,.55556mm"/>
                </v:line>
              </w:pict>
            </mc:Fallback>
          </mc:AlternateContent>
        </w:r>
        <w:r w:rsidR="006B56E6" w:rsidDel="0047359D">
          <w:rPr>
            <w:noProof/>
          </w:rPr>
          <mc:AlternateContent>
            <mc:Choice Requires="wps">
              <w:drawing>
                <wp:anchor distT="0" distB="0" distL="114300" distR="114300" simplePos="0" relativeHeight="251782656" behindDoc="0" locked="0" layoutInCell="1" allowOverlap="1" wp14:anchorId="5EA91A21" wp14:editId="466D56C7">
                  <wp:simplePos x="0" y="0"/>
                  <wp:positionH relativeFrom="column">
                    <wp:posOffset>5130165</wp:posOffset>
                  </wp:positionH>
                  <wp:positionV relativeFrom="paragraph">
                    <wp:posOffset>162560</wp:posOffset>
                  </wp:positionV>
                  <wp:extent cx="25400" cy="1943100"/>
                  <wp:effectExtent l="57150" t="19050" r="88900" b="95250"/>
                  <wp:wrapNone/>
                  <wp:docPr id="113" name="Connecteur droit avec flèche 113"/>
                  <wp:cNvGraphicFramePr/>
                  <a:graphic xmlns:a="http://schemas.openxmlformats.org/drawingml/2006/main">
                    <a:graphicData uri="http://schemas.microsoft.com/office/word/2010/wordprocessingShape">
                      <wps:wsp>
                        <wps:cNvCnPr/>
                        <wps:spPr>
                          <a:xfrm>
                            <a:off x="0" y="0"/>
                            <a:ext cx="25400" cy="1943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2EF2CA" id="Connecteur droit avec flèche 113" o:spid="_x0000_s1026" type="#_x0000_t32" style="position:absolute;margin-left:403.95pt;margin-top:12.8pt;width:2pt;height:153pt;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" strokecolor="#4f81bd [3204]" strokeweight="2pt">
                  <v:stroke endarrow="block"/>
                  <v:shadow on="t" color="black" opacity="24903f" origin=",.5" offset="0,.55556mm"/>
                </v:shape>
              </w:pict>
            </mc:Fallback>
          </mc:AlternateContent>
        </w:r>
        <w:r w:rsidR="006B56E6" w:rsidDel="0047359D">
          <w:rPr>
            <w:noProof/>
          </w:rPr>
          <mc:AlternateContent>
            <mc:Choice Requires="wps">
              <w:drawing>
                <wp:anchor distT="0" distB="0" distL="114300" distR="114300" simplePos="0" relativeHeight="251767296" behindDoc="0" locked="0" layoutInCell="1" allowOverlap="1" wp14:anchorId="165CC16D" wp14:editId="71C8EB1F">
                  <wp:simplePos x="0" y="0"/>
                  <wp:positionH relativeFrom="column">
                    <wp:posOffset>3352165</wp:posOffset>
                  </wp:positionH>
                  <wp:positionV relativeFrom="paragraph">
                    <wp:posOffset>175260</wp:posOffset>
                  </wp:positionV>
                  <wp:extent cx="0" cy="254000"/>
                  <wp:effectExtent l="95250" t="19050" r="76200" b="88900"/>
                  <wp:wrapNone/>
                  <wp:docPr id="96" name="Connecteur droit avec flèche 96"/>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DD24B8" id="Connecteur droit avec flèche 96" o:spid="_x0000_s1026" type="#_x0000_t32" style="position:absolute;margin-left:263.95pt;margin-top:13.8pt;width:0;height:20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" strokecolor="#4f81bd [3204]" strokeweight="2pt">
                  <v:stroke endarrow="block"/>
                  <v:shadow on="t" color="black" opacity="24903f" origin=",.5" offset="0,.55556mm"/>
                </v:shape>
              </w:pict>
            </mc:Fallback>
          </mc:AlternateContent>
        </w:r>
        <w:r w:rsidR="006B56E6" w:rsidDel="0047359D">
          <w:rPr>
            <w:noProof/>
          </w:rPr>
          <mc:AlternateContent>
            <mc:Choice Requires="wps">
              <w:drawing>
                <wp:anchor distT="0" distB="0" distL="114300" distR="114300" simplePos="0" relativeHeight="251766272" behindDoc="0" locked="0" layoutInCell="1" allowOverlap="1" wp14:anchorId="755B33A4" wp14:editId="205A4DEF">
                  <wp:simplePos x="0" y="0"/>
                  <wp:positionH relativeFrom="column">
                    <wp:posOffset>1497965</wp:posOffset>
                  </wp:positionH>
                  <wp:positionV relativeFrom="paragraph">
                    <wp:posOffset>200660</wp:posOffset>
                  </wp:positionV>
                  <wp:extent cx="0" cy="254000"/>
                  <wp:effectExtent l="95250" t="19050" r="76200" b="88900"/>
                  <wp:wrapNone/>
                  <wp:docPr id="95" name="Connecteur droit avec flèche 95"/>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6720ECA" id="Connecteur droit avec flèche 95" o:spid="_x0000_s1026" type="#_x0000_t32" style="position:absolute;margin-left:117.95pt;margin-top:15.8pt;width:0;height:20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" strokecolor="#4f81bd [3204]" strokeweight="2pt">
                  <v:stroke endarrow="block"/>
                  <v:shadow on="t" color="black" opacity="24903f" origin=",.5" offset="0,.55556mm"/>
                </v:shape>
              </w:pict>
            </mc:Fallback>
          </mc:AlternateContent>
        </w:r>
        <w:r w:rsidR="006B56E6" w:rsidDel="0047359D">
          <w:rPr>
            <w:noProof/>
          </w:rPr>
          <mc:AlternateContent>
            <mc:Choice Requires="wps">
              <w:drawing>
                <wp:anchor distT="0" distB="0" distL="114300" distR="114300" simplePos="0" relativeHeight="251761152" behindDoc="0" locked="0" layoutInCell="1" allowOverlap="1" wp14:anchorId="6CD8535E" wp14:editId="1AFDCBE7">
                  <wp:simplePos x="0" y="0"/>
                  <wp:positionH relativeFrom="column">
                    <wp:posOffset>-216535</wp:posOffset>
                  </wp:positionH>
                  <wp:positionV relativeFrom="paragraph">
                    <wp:posOffset>187960</wp:posOffset>
                  </wp:positionV>
                  <wp:extent cx="12700" cy="254000"/>
                  <wp:effectExtent l="57150" t="19050" r="63500" b="88900"/>
                  <wp:wrapNone/>
                  <wp:docPr id="90" name="Connecteur droit avec flèche 90"/>
                  <wp:cNvGraphicFramePr/>
                  <a:graphic xmlns:a="http://schemas.openxmlformats.org/drawingml/2006/main">
                    <a:graphicData uri="http://schemas.microsoft.com/office/word/2010/wordprocessingShape">
                      <wps:wsp>
                        <wps:cNvCnPr/>
                        <wps:spPr>
                          <a:xfrm flipH="1">
                            <a:off x="0" y="0"/>
                            <a:ext cx="12700" cy="254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1DC64C" id="Connecteur droit avec flèche 90" o:spid="_x0000_s1026" type="#_x0000_t32" style="position:absolute;margin-left:-17.05pt;margin-top:14.8pt;width:1pt;height:20pt;flip:x;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" strokecolor="#4f81bd [3204]" strokeweight="2pt">
                  <v:stroke endarrow="block"/>
                  <v:shadow on="t" color="black" opacity="24903f" origin=",.5" offset="0,.55556mm"/>
                </v:shape>
              </w:pict>
            </mc:Fallback>
          </mc:AlternateContent>
        </w:r>
      </w:del>
    </w:p>
    <w:p w14:paraId="08602EE2" w14:textId="10E908CF" w:rsidR="00C63602" w:rsidDel="0047359D" w:rsidRDefault="001B189F" w:rsidP="00043043">
      <w:pPr>
        <w:jc w:val="both"/>
        <w:rPr>
          <w:del w:id="688" w:author="LECOFFRE Emilien" w:date="2017-07-04T15:55:00Z"/>
          <w:lang w:val="fr-FR"/>
        </w:rPr>
      </w:pPr>
      <w:del w:id="689" w:author="LECOFFRE Emilien" w:date="2017-07-04T15:55:00Z">
        <w:r w:rsidDel="0047359D">
          <w:rPr>
            <w:noProof/>
          </w:rPr>
          <mc:AlternateContent>
            <mc:Choice Requires="wps">
              <w:drawing>
                <wp:anchor distT="0" distB="0" distL="114300" distR="114300" simplePos="0" relativeHeight="251756032" behindDoc="0" locked="0" layoutInCell="1" allowOverlap="1" wp14:anchorId="0E7A7863" wp14:editId="7C5CF86F">
                  <wp:simplePos x="0" y="0"/>
                  <wp:positionH relativeFrom="column">
                    <wp:posOffset>-826135</wp:posOffset>
                  </wp:positionH>
                  <wp:positionV relativeFrom="paragraph">
                    <wp:posOffset>151130</wp:posOffset>
                  </wp:positionV>
                  <wp:extent cx="1244600" cy="660400"/>
                  <wp:effectExtent l="57150" t="19050" r="69850" b="101600"/>
                  <wp:wrapNone/>
                  <wp:docPr id="87" name="Rectangle 87"/>
                  <wp:cNvGraphicFramePr/>
                  <a:graphic xmlns:a="http://schemas.openxmlformats.org/drawingml/2006/main">
                    <a:graphicData uri="http://schemas.microsoft.com/office/word/2010/wordprocessingShape">
                      <wps:wsp>
                        <wps:cNvSpPr/>
                        <wps:spPr>
                          <a:xfrm>
                            <a:off x="0" y="0"/>
                            <a:ext cx="1244600" cy="660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2EBA64D" w14:textId="1340BB57" w:rsidR="007940AF" w:rsidRPr="00EB58A3" w:rsidRDefault="007940AF" w:rsidP="00EB58A3">
                              <w:pPr>
                                <w:jc w:val="center"/>
                                <w:rPr>
                                  <w:lang w:val="fr-FR"/>
                                </w:rPr>
                              </w:pPr>
                              <w:r>
                                <w:rPr>
                                  <w:lang w:val="fr-FR"/>
                                </w:rPr>
                                <w:t>Avec des contraintes de routage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A7863" id="Rectangle 87" o:spid="_x0000_s1044" style="position:absolute;left:0;text-align:left;margin-left:-65.05pt;margin-top:11.9pt;width:98pt;height:5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14:paraId="72EBA64D" w14:textId="1340BB57" w:rsidR="007940AF" w:rsidRPr="00EB58A3" w:rsidRDefault="007940AF" w:rsidP="00EB58A3">
                        <w:pPr>
                          <w:jc w:val="center"/>
                          <w:rPr>
                            <w:lang w:val="fr-FR"/>
                          </w:rPr>
                        </w:pPr>
                        <w:r>
                          <w:rPr>
                            <w:lang w:val="fr-FR"/>
                          </w:rPr>
                          <w:t>Avec des contraintes de routage</w:t>
                        </w:r>
                      </w:p>
                    </w:txbxContent>
                  </v:textbox>
                </v:rect>
              </w:pict>
            </mc:Fallback>
          </mc:AlternateContent>
        </w:r>
        <w:r w:rsidR="006B56E6" w:rsidDel="0047359D">
          <w:rPr>
            <w:noProof/>
          </w:rPr>
          <mc:AlternateContent>
            <mc:Choice Requires="wps">
              <w:drawing>
                <wp:anchor distT="0" distB="0" distL="114300" distR="114300" simplePos="0" relativeHeight="251781632" behindDoc="0" locked="0" layoutInCell="1" allowOverlap="1" wp14:anchorId="79A63229" wp14:editId="267C2B07">
                  <wp:simplePos x="0" y="0"/>
                  <wp:positionH relativeFrom="margin">
                    <wp:posOffset>2559685</wp:posOffset>
                  </wp:positionH>
                  <wp:positionV relativeFrom="paragraph">
                    <wp:posOffset>11430</wp:posOffset>
                  </wp:positionV>
                  <wp:extent cx="787400" cy="1816100"/>
                  <wp:effectExtent l="57150" t="38100" r="50800" b="88900"/>
                  <wp:wrapNone/>
                  <wp:docPr id="112" name="Connecteur en angle 112"/>
                  <wp:cNvGraphicFramePr/>
                  <a:graphic xmlns:a="http://schemas.openxmlformats.org/drawingml/2006/main">
                    <a:graphicData uri="http://schemas.microsoft.com/office/word/2010/wordprocessingShape">
                      <wps:wsp>
                        <wps:cNvCnPr/>
                        <wps:spPr>
                          <a:xfrm flipH="1">
                            <a:off x="0" y="0"/>
                            <a:ext cx="787400" cy="1816100"/>
                          </a:xfrm>
                          <a:prstGeom prst="bentConnector3">
                            <a:avLst>
                              <a:gd name="adj1" fmla="val 99495"/>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E1400" id="Connecteur en angle 112" o:spid="_x0000_s1026" type="#_x0000_t34" style="position:absolute;margin-left:201.55pt;margin-top:.9pt;width:62pt;height:143pt;flip:x;z-index:25178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" adj="21491" strokecolor="#4f81bd [3204]" strokeweight="2pt">
                  <v:stroke endarrow="block"/>
                  <v:shadow on="t" color="black" opacity="24903f" origin=",.5" offset="0,.55556mm"/>
                  <w10:wrap anchorx="margin"/>
                </v:shape>
              </w:pict>
            </mc:Fallback>
          </mc:AlternateContent>
        </w:r>
        <w:r w:rsidR="006B56E6" w:rsidDel="0047359D">
          <w:rPr>
            <w:noProof/>
          </w:rPr>
          <mc:AlternateContent>
            <mc:Choice Requires="wps">
              <w:drawing>
                <wp:anchor distT="0" distB="0" distL="114300" distR="114300" simplePos="0" relativeHeight="251779584" behindDoc="0" locked="0" layoutInCell="1" allowOverlap="1" wp14:anchorId="5B54BCE9" wp14:editId="25F89AFB">
                  <wp:simplePos x="0" y="0"/>
                  <wp:positionH relativeFrom="column">
                    <wp:posOffset>723265</wp:posOffset>
                  </wp:positionH>
                  <wp:positionV relativeFrom="paragraph">
                    <wp:posOffset>11430</wp:posOffset>
                  </wp:positionV>
                  <wp:extent cx="787400" cy="1816100"/>
                  <wp:effectExtent l="57150" t="38100" r="50800" b="88900"/>
                  <wp:wrapNone/>
                  <wp:docPr id="111" name="Connecteur en angle 111"/>
                  <wp:cNvGraphicFramePr/>
                  <a:graphic xmlns:a="http://schemas.openxmlformats.org/drawingml/2006/main">
                    <a:graphicData uri="http://schemas.microsoft.com/office/word/2010/wordprocessingShape">
                      <wps:wsp>
                        <wps:cNvCnPr/>
                        <wps:spPr>
                          <a:xfrm flipH="1">
                            <a:off x="0" y="0"/>
                            <a:ext cx="787400" cy="1816100"/>
                          </a:xfrm>
                          <a:prstGeom prst="bentConnector3">
                            <a:avLst>
                              <a:gd name="adj1" fmla="val 99495"/>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B761E" id="Connecteur en angle 111" o:spid="_x0000_s1026" type="#_x0000_t34" style="position:absolute;margin-left:56.95pt;margin-top:.9pt;width:62pt;height:143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" adj="21491" strokecolor="#4f81bd [3204]" strokeweight="2pt">
                  <v:stroke endarrow="block"/>
                  <v:shadow on="t" color="black" opacity="24903f" origin=",.5" offset="0,.55556mm"/>
                </v:shape>
              </w:pict>
            </mc:Fallback>
          </mc:AlternateContent>
        </w:r>
        <w:r w:rsidR="006B56E6" w:rsidDel="0047359D">
          <w:rPr>
            <w:noProof/>
          </w:rPr>
          <mc:AlternateContent>
            <mc:Choice Requires="wps">
              <w:drawing>
                <wp:anchor distT="0" distB="0" distL="114300" distR="114300" simplePos="0" relativeHeight="251760128" behindDoc="0" locked="0" layoutInCell="1" allowOverlap="1" wp14:anchorId="4A756099" wp14:editId="4132DCCF">
                  <wp:simplePos x="0" y="0"/>
                  <wp:positionH relativeFrom="column">
                    <wp:posOffset>2755265</wp:posOffset>
                  </wp:positionH>
                  <wp:positionV relativeFrom="paragraph">
                    <wp:posOffset>125730</wp:posOffset>
                  </wp:positionV>
                  <wp:extent cx="1244600" cy="660400"/>
                  <wp:effectExtent l="57150" t="19050" r="69850" b="101600"/>
                  <wp:wrapNone/>
                  <wp:docPr id="89" name="Rectangle 89"/>
                  <wp:cNvGraphicFramePr/>
                  <a:graphic xmlns:a="http://schemas.openxmlformats.org/drawingml/2006/main">
                    <a:graphicData uri="http://schemas.microsoft.com/office/word/2010/wordprocessingShape">
                      <wps:wsp>
                        <wps:cNvSpPr/>
                        <wps:spPr>
                          <a:xfrm>
                            <a:off x="0" y="0"/>
                            <a:ext cx="1244600" cy="660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AA14AE9" w14:textId="5A7465CA" w:rsidR="007940AF" w:rsidRPr="00EB58A3" w:rsidRDefault="007940AF" w:rsidP="006B56E6">
                              <w:pPr>
                                <w:jc w:val="center"/>
                                <w:rPr>
                                  <w:lang w:val="fr-FR"/>
                                </w:rPr>
                              </w:pPr>
                              <w:r>
                                <w:rPr>
                                  <w:lang w:val="fr-FR"/>
                                </w:rPr>
                                <w:t>Puis ajouter leur(s) trame(s)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56099" id="Rectangle 89" o:spid="_x0000_s1045" style="position:absolute;left:0;text-align:left;margin-left:216.95pt;margin-top:9.9pt;width:98pt;height:52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2AA14AE9" w14:textId="5A7465CA" w:rsidR="007940AF" w:rsidRPr="00EB58A3" w:rsidRDefault="007940AF" w:rsidP="006B56E6">
                        <w:pPr>
                          <w:jc w:val="center"/>
                          <w:rPr>
                            <w:lang w:val="fr-FR"/>
                          </w:rPr>
                        </w:pPr>
                        <w:r>
                          <w:rPr>
                            <w:lang w:val="fr-FR"/>
                          </w:rPr>
                          <w:t>Puis ajouter leur(s) trame(s)</w:t>
                        </w:r>
                      </w:p>
                    </w:txbxContent>
                  </v:textbox>
                </v:rect>
              </w:pict>
            </mc:Fallback>
          </mc:AlternateContent>
        </w:r>
        <w:r w:rsidR="00EB58A3" w:rsidDel="0047359D">
          <w:rPr>
            <w:noProof/>
          </w:rPr>
          <mc:AlternateContent>
            <mc:Choice Requires="wps">
              <w:drawing>
                <wp:anchor distT="0" distB="0" distL="114300" distR="114300" simplePos="0" relativeHeight="251758080" behindDoc="0" locked="0" layoutInCell="1" allowOverlap="1" wp14:anchorId="17D562D8" wp14:editId="45AE1C93">
                  <wp:simplePos x="0" y="0"/>
                  <wp:positionH relativeFrom="column">
                    <wp:posOffset>875665</wp:posOffset>
                  </wp:positionH>
                  <wp:positionV relativeFrom="paragraph">
                    <wp:posOffset>138430</wp:posOffset>
                  </wp:positionV>
                  <wp:extent cx="1244600" cy="660400"/>
                  <wp:effectExtent l="57150" t="19050" r="69850" b="101600"/>
                  <wp:wrapNone/>
                  <wp:docPr id="88" name="Rectangle 88"/>
                  <wp:cNvGraphicFramePr/>
                  <a:graphic xmlns:a="http://schemas.openxmlformats.org/drawingml/2006/main">
                    <a:graphicData uri="http://schemas.microsoft.com/office/word/2010/wordprocessingShape">
                      <wps:wsp>
                        <wps:cNvSpPr/>
                        <wps:spPr>
                          <a:xfrm>
                            <a:off x="0" y="0"/>
                            <a:ext cx="1244600" cy="6604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153E6BE" w14:textId="77777777" w:rsidR="007940AF" w:rsidRPr="00EB58A3" w:rsidRDefault="007940AF" w:rsidP="00EB58A3">
                              <w:pPr>
                                <w:jc w:val="center"/>
                                <w:rPr>
                                  <w:lang w:val="fr-FR"/>
                                </w:rPr>
                              </w:pPr>
                              <w:r>
                                <w:rPr>
                                  <w:lang w:val="fr-FR"/>
                                </w:rPr>
                                <w:t>Avec des contraintes de routage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562D8" id="Rectangle 88" o:spid="_x0000_s1046" style="position:absolute;left:0;text-align:left;margin-left:68.95pt;margin-top:10.9pt;width:98pt;height:52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" fillcolor="#4f81bd [3204]" strokecolor="#4579b8 [3044]">
                  <v:fill color2="#a7bfde [1620]" rotate="t" angle="180" focus="100%" type="gradient">
                    <o:fill v:ext="view" type="gradientUnscaled"/>
                  </v:fill>
                  <v:shadow on="t" color="black" opacity="22937f" origin=",.5" offset="0,.63889mm"/>
                  <v:textbox>
                    <w:txbxContent>
                      <w:p w14:paraId="2153E6BE" w14:textId="77777777" w:rsidR="007940AF" w:rsidRPr="00EB58A3" w:rsidRDefault="007940AF" w:rsidP="00EB58A3">
                        <w:pPr>
                          <w:jc w:val="center"/>
                          <w:rPr>
                            <w:lang w:val="fr-FR"/>
                          </w:rPr>
                        </w:pPr>
                        <w:r>
                          <w:rPr>
                            <w:lang w:val="fr-FR"/>
                          </w:rPr>
                          <w:t>Avec des contraintes de routage</w:t>
                        </w:r>
                      </w:p>
                    </w:txbxContent>
                  </v:textbox>
                </v:rect>
              </w:pict>
            </mc:Fallback>
          </mc:AlternateContent>
        </w:r>
      </w:del>
    </w:p>
    <w:p w14:paraId="6CF357F2" w14:textId="442CDDA5" w:rsidR="00C63602" w:rsidDel="0047359D" w:rsidRDefault="00C63602" w:rsidP="00043043">
      <w:pPr>
        <w:jc w:val="both"/>
        <w:rPr>
          <w:del w:id="690" w:author="LECOFFRE Emilien" w:date="2017-07-04T15:55:00Z"/>
          <w:lang w:val="fr-FR"/>
        </w:rPr>
      </w:pPr>
    </w:p>
    <w:p w14:paraId="4E81DE2E" w14:textId="68BA2E9A" w:rsidR="00C63602" w:rsidDel="0047359D" w:rsidRDefault="001B189F" w:rsidP="00043043">
      <w:pPr>
        <w:jc w:val="both"/>
        <w:rPr>
          <w:del w:id="691" w:author="LECOFFRE Emilien" w:date="2017-07-04T15:55:00Z"/>
          <w:lang w:val="fr-FR"/>
        </w:rPr>
      </w:pPr>
      <w:del w:id="692" w:author="LECOFFRE Emilien" w:date="2017-07-04T15:55:00Z">
        <w:r w:rsidDel="0047359D">
          <w:rPr>
            <w:noProof/>
          </w:rPr>
          <mc:AlternateContent>
            <mc:Choice Requires="wps">
              <w:drawing>
                <wp:anchor distT="0" distB="0" distL="114300" distR="114300" simplePos="0" relativeHeight="251804160" behindDoc="0" locked="0" layoutInCell="1" allowOverlap="1" wp14:anchorId="0FAA1D6A" wp14:editId="78951799">
                  <wp:simplePos x="0" y="0"/>
                  <wp:positionH relativeFrom="column">
                    <wp:posOffset>126365</wp:posOffset>
                  </wp:positionH>
                  <wp:positionV relativeFrom="paragraph">
                    <wp:posOffset>266065</wp:posOffset>
                  </wp:positionV>
                  <wp:extent cx="63500" cy="304800"/>
                  <wp:effectExtent l="76200" t="38100" r="69850" b="7620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350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A3245D" id="Connecteur droit avec flèche 128" o:spid="_x0000_s1026" type="#_x0000_t32" style="position:absolute;margin-left:9.95pt;margin-top:20.95pt;width:5pt;height:24pt;flip:x y;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" strokecolor="black [3200]" strokeweight="2pt">
                  <v:stroke endarrow="block"/>
                  <v:shadow on="t" color="black" opacity="24903f" origin=",.5" offset="0,.55556mm"/>
                </v:shape>
              </w:pict>
            </mc:Fallback>
          </mc:AlternateContent>
        </w:r>
        <w:r w:rsidDel="0047359D">
          <w:rPr>
            <w:noProof/>
          </w:rPr>
          <mc:AlternateContent>
            <mc:Choice Requires="wps">
              <w:drawing>
                <wp:anchor distT="0" distB="0" distL="114300" distR="114300" simplePos="0" relativeHeight="251801088" behindDoc="0" locked="0" layoutInCell="1" allowOverlap="1" wp14:anchorId="2EBD011C" wp14:editId="70A43ECC">
                  <wp:simplePos x="0" y="0"/>
                  <wp:positionH relativeFrom="column">
                    <wp:posOffset>-140335</wp:posOffset>
                  </wp:positionH>
                  <wp:positionV relativeFrom="paragraph">
                    <wp:posOffset>291465</wp:posOffset>
                  </wp:positionV>
                  <wp:extent cx="0" cy="977900"/>
                  <wp:effectExtent l="95250" t="19050" r="95250" b="88900"/>
                  <wp:wrapNone/>
                  <wp:docPr id="126" name="Connecteur droit avec flèche 126"/>
                  <wp:cNvGraphicFramePr/>
                  <a:graphic xmlns:a="http://schemas.openxmlformats.org/drawingml/2006/main">
                    <a:graphicData uri="http://schemas.microsoft.com/office/word/2010/wordprocessingShape">
                      <wps:wsp>
                        <wps:cNvCnPr/>
                        <wps:spPr>
                          <a:xfrm>
                            <a:off x="0" y="0"/>
                            <a:ext cx="0" cy="977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9F72E18" id="Connecteur droit avec flèche 126" o:spid="_x0000_s1026" type="#_x0000_t32" style="position:absolute;margin-left:-11.05pt;margin-top:22.95pt;width:0;height:77pt;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" strokecolor="#4f81bd [3204]" strokeweight="2pt">
                  <v:stroke endarrow="block"/>
                  <v:shadow on="t" color="black" opacity="24903f" origin=",.5" offset="0,.55556mm"/>
                </v:shape>
              </w:pict>
            </mc:Fallback>
          </mc:AlternateContent>
        </w:r>
        <w:r w:rsidDel="0047359D">
          <w:rPr>
            <w:noProof/>
          </w:rPr>
          <mc:AlternateContent>
            <mc:Choice Requires="wps">
              <w:drawing>
                <wp:anchor distT="0" distB="0" distL="114300" distR="114300" simplePos="0" relativeHeight="251798016" behindDoc="0" locked="0" layoutInCell="1" allowOverlap="1" wp14:anchorId="68DA72CE" wp14:editId="300626ED">
                  <wp:simplePos x="0" y="0"/>
                  <wp:positionH relativeFrom="column">
                    <wp:posOffset>1802765</wp:posOffset>
                  </wp:positionH>
                  <wp:positionV relativeFrom="paragraph">
                    <wp:posOffset>227965</wp:posOffset>
                  </wp:positionV>
                  <wp:extent cx="63500" cy="355600"/>
                  <wp:effectExtent l="76200" t="38100" r="69850" b="82550"/>
                  <wp:wrapNone/>
                  <wp:docPr id="124" name="Connecteur droit avec flèche 124"/>
                  <wp:cNvGraphicFramePr/>
                  <a:graphic xmlns:a="http://schemas.openxmlformats.org/drawingml/2006/main">
                    <a:graphicData uri="http://schemas.microsoft.com/office/word/2010/wordprocessingShape">
                      <wps:wsp>
                        <wps:cNvCnPr/>
                        <wps:spPr>
                          <a:xfrm flipH="1" flipV="1">
                            <a:off x="0" y="0"/>
                            <a:ext cx="63500" cy="355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C589D4" id="Connecteur droit avec flèche 124" o:spid="_x0000_s1026" type="#_x0000_t32" style="position:absolute;margin-left:141.95pt;margin-top:17.95pt;width:5pt;height:28pt;flip:x y;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" strokecolor="black [3200]" strokeweight="2pt">
                  <v:stroke endarrow="block"/>
                  <v:shadow on="t" color="black" opacity="24903f" origin=",.5" offset="0,.55556mm"/>
                </v:shape>
              </w:pict>
            </mc:Fallback>
          </mc:AlternateContent>
        </w:r>
        <w:r w:rsidR="00837604" w:rsidDel="0047359D">
          <w:rPr>
            <w:noProof/>
          </w:rPr>
          <mc:AlternateContent>
            <mc:Choice Requires="wps">
              <w:drawing>
                <wp:anchor distT="0" distB="0" distL="114300" distR="114300" simplePos="0" relativeHeight="251792896" behindDoc="0" locked="0" layoutInCell="1" allowOverlap="1" wp14:anchorId="3633654A" wp14:editId="0979CD2D">
                  <wp:simplePos x="0" y="0"/>
                  <wp:positionH relativeFrom="column">
                    <wp:posOffset>3834765</wp:posOffset>
                  </wp:positionH>
                  <wp:positionV relativeFrom="paragraph">
                    <wp:posOffset>215265</wp:posOffset>
                  </wp:positionV>
                  <wp:extent cx="50800" cy="304800"/>
                  <wp:effectExtent l="76200" t="38100" r="82550" b="76200"/>
                  <wp:wrapNone/>
                  <wp:docPr id="120" name="Connecteur droit avec flèche 120"/>
                  <wp:cNvGraphicFramePr/>
                  <a:graphic xmlns:a="http://schemas.openxmlformats.org/drawingml/2006/main">
                    <a:graphicData uri="http://schemas.microsoft.com/office/word/2010/wordprocessingShape">
                      <wps:wsp>
                        <wps:cNvCnPr/>
                        <wps:spPr>
                          <a:xfrm flipH="1" flipV="1">
                            <a:off x="0" y="0"/>
                            <a:ext cx="5080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2C8C78" id="Connecteur droit avec flèche 120" o:spid="_x0000_s1026" type="#_x0000_t32" style="position:absolute;margin-left:301.95pt;margin-top:16.95pt;width:4pt;height:24pt;flip:x y;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" strokecolor="black [3200]" strokeweight="2pt">
                  <v:stroke endarrow="block"/>
                  <v:shadow on="t" color="black" opacity="24903f" origin=",.5" offset="0,.55556mm"/>
                </v:shape>
              </w:pict>
            </mc:Fallback>
          </mc:AlternateContent>
        </w:r>
        <w:r w:rsidR="006B56E6" w:rsidDel="0047359D">
          <w:rPr>
            <w:noProof/>
          </w:rPr>
          <mc:AlternateContent>
            <mc:Choice Requires="wps">
              <w:drawing>
                <wp:anchor distT="0" distB="0" distL="114300" distR="114300" simplePos="0" relativeHeight="251783680" behindDoc="0" locked="0" layoutInCell="1" allowOverlap="1" wp14:anchorId="159B0504" wp14:editId="20B1ACF9">
                  <wp:simplePos x="0" y="0"/>
                  <wp:positionH relativeFrom="column">
                    <wp:posOffset>3364865</wp:posOffset>
                  </wp:positionH>
                  <wp:positionV relativeFrom="paragraph">
                    <wp:posOffset>254635</wp:posOffset>
                  </wp:positionV>
                  <wp:extent cx="12700" cy="990600"/>
                  <wp:effectExtent l="76200" t="19050" r="82550" b="95250"/>
                  <wp:wrapNone/>
                  <wp:docPr id="114" name="Connecteur droit avec flèche 114"/>
                  <wp:cNvGraphicFramePr/>
                  <a:graphic xmlns:a="http://schemas.openxmlformats.org/drawingml/2006/main">
                    <a:graphicData uri="http://schemas.microsoft.com/office/word/2010/wordprocessingShape">
                      <wps:wsp>
                        <wps:cNvCnPr/>
                        <wps:spPr>
                          <a:xfrm>
                            <a:off x="0" y="0"/>
                            <a:ext cx="12700" cy="990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39B7A1" id="Connecteur droit avec flèche 114" o:spid="_x0000_s1026" type="#_x0000_t32" style="position:absolute;margin-left:264.95pt;margin-top:20.05pt;width:1pt;height:78pt;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" strokecolor="#4f81bd [3204]" strokeweight="2pt">
                  <v:stroke endarrow="block"/>
                  <v:shadow on="t" color="black" opacity="24903f" origin=",.5" offset="0,.55556mm"/>
                </v:shape>
              </w:pict>
            </mc:Fallback>
          </mc:AlternateContent>
        </w:r>
        <w:r w:rsidR="006B56E6" w:rsidDel="0047359D">
          <w:rPr>
            <w:noProof/>
          </w:rPr>
          <mc:AlternateContent>
            <mc:Choice Requires="wps">
              <w:drawing>
                <wp:anchor distT="0" distB="0" distL="114300" distR="114300" simplePos="0" relativeHeight="251778560" behindDoc="0" locked="0" layoutInCell="1" allowOverlap="1" wp14:anchorId="38B6342D" wp14:editId="2318B689">
                  <wp:simplePos x="0" y="0"/>
                  <wp:positionH relativeFrom="column">
                    <wp:posOffset>1536065</wp:posOffset>
                  </wp:positionH>
                  <wp:positionV relativeFrom="paragraph">
                    <wp:posOffset>280035</wp:posOffset>
                  </wp:positionV>
                  <wp:extent cx="0" cy="1003300"/>
                  <wp:effectExtent l="95250" t="19050" r="76200" b="82550"/>
                  <wp:wrapNone/>
                  <wp:docPr id="107" name="Connecteur droit avec flèche 107"/>
                  <wp:cNvGraphicFramePr/>
                  <a:graphic xmlns:a="http://schemas.openxmlformats.org/drawingml/2006/main">
                    <a:graphicData uri="http://schemas.microsoft.com/office/word/2010/wordprocessingShape">
                      <wps:wsp>
                        <wps:cNvCnPr/>
                        <wps:spPr>
                          <a:xfrm>
                            <a:off x="0" y="0"/>
                            <a:ext cx="0" cy="10033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6CCB72" id="Connecteur droit avec flèche 107" o:spid="_x0000_s1026" type="#_x0000_t32" style="position:absolute;margin-left:120.95pt;margin-top:22.05pt;width:0;height:79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" strokecolor="#4f81bd [3204]" strokeweight="2pt">
                  <v:stroke endarrow="block"/>
                  <v:shadow on="t" color="black" opacity="24903f" origin=",.5" offset="0,.55556mm"/>
                </v:shape>
              </w:pict>
            </mc:Fallback>
          </mc:AlternateContent>
        </w:r>
      </w:del>
    </w:p>
    <w:p w14:paraId="6735654C" w14:textId="5E18BE42" w:rsidR="00C63602" w:rsidDel="0047359D" w:rsidRDefault="00837604" w:rsidP="00043043">
      <w:pPr>
        <w:jc w:val="both"/>
        <w:rPr>
          <w:del w:id="693" w:author="LECOFFRE Emilien" w:date="2017-07-04T15:55:00Z"/>
          <w:lang w:val="fr-FR"/>
        </w:rPr>
      </w:pPr>
      <w:del w:id="694" w:author="LECOFFRE Emilien" w:date="2017-07-04T15:55:00Z">
        <w:r w:rsidDel="0047359D">
          <w:rPr>
            <w:noProof/>
          </w:rPr>
          <mc:AlternateContent>
            <mc:Choice Requires="wps">
              <w:drawing>
                <wp:anchor distT="0" distB="0" distL="114300" distR="114300" simplePos="0" relativeHeight="251791872" behindDoc="0" locked="0" layoutInCell="1" allowOverlap="1" wp14:anchorId="4D58433F" wp14:editId="2AF9CD1F">
                  <wp:simplePos x="0" y="0"/>
                  <wp:positionH relativeFrom="margin">
                    <wp:posOffset>3745865</wp:posOffset>
                  </wp:positionH>
                  <wp:positionV relativeFrom="paragraph">
                    <wp:posOffset>241935</wp:posOffset>
                  </wp:positionV>
                  <wp:extent cx="774700" cy="495300"/>
                  <wp:effectExtent l="0" t="0" r="25400" b="19050"/>
                  <wp:wrapNone/>
                  <wp:docPr id="119" name="Zone de texte 119"/>
                  <wp:cNvGraphicFramePr/>
                  <a:graphic xmlns:a="http://schemas.openxmlformats.org/drawingml/2006/main">
                    <a:graphicData uri="http://schemas.microsoft.com/office/word/2010/wordprocessingShape">
                      <wps:wsp>
                        <wps:cNvSpPr txBox="1"/>
                        <wps:spPr>
                          <a:xfrm>
                            <a:off x="0" y="0"/>
                            <a:ext cx="7747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3F91EC" w14:textId="23AA1614" w:rsidR="007940AF" w:rsidRPr="00837604" w:rsidRDefault="007940AF" w:rsidP="00837604">
                              <w:pPr>
                                <w:rPr>
                                  <w:lang w:val="fr-FR"/>
                                </w:rPr>
                              </w:pPr>
                              <w:r>
                                <w:rPr>
                                  <w:lang w:val="fr-FR"/>
                                </w:rPr>
                                <w:t>Etape 2 version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8433F" id="Zone de texte 119" o:spid="_x0000_s1047" type="#_x0000_t202" style="position:absolute;left:0;text-align:left;margin-left:294.95pt;margin-top:19.05pt;width:61pt;height:39pt;z-index:25179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" fillcolor="white [3201]" strokeweight=".5pt">
                  <v:textbox>
                    <w:txbxContent>
                      <w:p w14:paraId="093F91EC" w14:textId="23AA1614" w:rsidR="007940AF" w:rsidRPr="00837604" w:rsidRDefault="007940AF" w:rsidP="00837604">
                        <w:pPr>
                          <w:rPr>
                            <w:lang w:val="fr-FR"/>
                          </w:rPr>
                        </w:pPr>
                        <w:r>
                          <w:rPr>
                            <w:lang w:val="fr-FR"/>
                          </w:rPr>
                          <w:t>Etape 2 version E</w:t>
                        </w:r>
                      </w:p>
                    </w:txbxContent>
                  </v:textbox>
                  <w10:wrap anchorx="margin"/>
                </v:shape>
              </w:pict>
            </mc:Fallback>
          </mc:AlternateContent>
        </w:r>
      </w:del>
    </w:p>
    <w:p w14:paraId="067C059B" w14:textId="5ACB2F08" w:rsidR="00C63602" w:rsidDel="0047359D" w:rsidRDefault="001B189F" w:rsidP="00043043">
      <w:pPr>
        <w:jc w:val="both"/>
        <w:rPr>
          <w:del w:id="695" w:author="LECOFFRE Emilien" w:date="2017-07-04T15:55:00Z"/>
          <w:lang w:val="fr-FR"/>
        </w:rPr>
      </w:pPr>
      <w:del w:id="696" w:author="LECOFFRE Emilien" w:date="2017-07-04T15:55:00Z">
        <w:r w:rsidDel="0047359D">
          <w:rPr>
            <w:noProof/>
          </w:rPr>
          <mc:AlternateContent>
            <mc:Choice Requires="wps">
              <w:drawing>
                <wp:anchor distT="0" distB="0" distL="114300" distR="114300" simplePos="0" relativeHeight="251803136" behindDoc="0" locked="0" layoutInCell="1" allowOverlap="1" wp14:anchorId="075FA68B" wp14:editId="73081C61">
                  <wp:simplePos x="0" y="0"/>
                  <wp:positionH relativeFrom="margin">
                    <wp:posOffset>-635</wp:posOffset>
                  </wp:positionH>
                  <wp:positionV relativeFrom="paragraph">
                    <wp:posOffset>14605</wp:posOffset>
                  </wp:positionV>
                  <wp:extent cx="673100" cy="609600"/>
                  <wp:effectExtent l="0" t="0" r="12700" b="19050"/>
                  <wp:wrapNone/>
                  <wp:docPr id="127" name="Zone de texte 127"/>
                  <wp:cNvGraphicFramePr/>
                  <a:graphic xmlns:a="http://schemas.openxmlformats.org/drawingml/2006/main">
                    <a:graphicData uri="http://schemas.microsoft.com/office/word/2010/wordprocessingShape">
                      <wps:wsp>
                        <wps:cNvSpPr txBox="1"/>
                        <wps:spPr>
                          <a:xfrm>
                            <a:off x="0" y="0"/>
                            <a:ext cx="673100" cy="609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68095" w14:textId="123FE5BE" w:rsidR="007940AF" w:rsidRPr="00837604" w:rsidRDefault="007940AF" w:rsidP="001B189F">
                              <w:pPr>
                                <w:rPr>
                                  <w:lang w:val="fr-FR"/>
                                </w:rPr>
                              </w:pPr>
                              <w:r>
                                <w:rPr>
                                  <w:lang w:val="fr-FR"/>
                                </w:rPr>
                                <w:t xml:space="preserve">Etape 2 version </w:t>
                              </w:r>
                              <w:ins w:id="697" w:author="KORZIN Stephane" w:date="2017-06-30T08:23:00Z">
                                <w:r>
                                  <w:rPr>
                                    <w:lang w:val="fr-FR"/>
                                  </w:rPr>
                                  <w:t>B</w:t>
                                </w:r>
                              </w:ins>
                              <w:del w:id="698" w:author="KORZIN Stephane" w:date="2017-06-30T08:23:00Z">
                                <w:r w:rsidDel="008B76E0">
                                  <w:rPr>
                                    <w:lang w:val="fr-FR"/>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A68B" id="Zone de texte 127" o:spid="_x0000_s1048" type="#_x0000_t202" style="position:absolute;left:0;text-align:left;margin-left:-.05pt;margin-top:1.15pt;width:53pt;height:48pt;z-index:25180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" fillcolor="white [3201]" strokeweight=".5pt">
                  <v:textbox>
                    <w:txbxContent>
                      <w:p w14:paraId="34D68095" w14:textId="123FE5BE" w:rsidR="007940AF" w:rsidRPr="00837604" w:rsidRDefault="007940AF" w:rsidP="001B189F">
                        <w:pPr>
                          <w:rPr>
                            <w:lang w:val="fr-FR"/>
                          </w:rPr>
                        </w:pPr>
                        <w:r>
                          <w:rPr>
                            <w:lang w:val="fr-FR"/>
                          </w:rPr>
                          <w:t xml:space="preserve">Etape 2 version </w:t>
                        </w:r>
                        <w:ins w:id="809" w:author="KORZIN Stephane" w:date="2017-06-30T08:23:00Z">
                          <w:r>
                            <w:rPr>
                              <w:lang w:val="fr-FR"/>
                            </w:rPr>
                            <w:t>B</w:t>
                          </w:r>
                        </w:ins>
                        <w:del w:id="810" w:author="KORZIN Stephane" w:date="2017-06-30T08:23:00Z">
                          <w:r w:rsidDel="008B76E0">
                            <w:rPr>
                              <w:lang w:val="fr-FR"/>
                            </w:rPr>
                            <w:delText>A</w:delText>
                          </w:r>
                        </w:del>
                      </w:p>
                    </w:txbxContent>
                  </v:textbox>
                  <w10:wrap anchorx="margin"/>
                </v:shape>
              </w:pict>
            </mc:Fallback>
          </mc:AlternateContent>
        </w:r>
        <w:r w:rsidDel="0047359D">
          <w:rPr>
            <w:noProof/>
          </w:rPr>
          <mc:AlternateContent>
            <mc:Choice Requires="wps">
              <w:drawing>
                <wp:anchor distT="0" distB="0" distL="114300" distR="114300" simplePos="0" relativeHeight="251796992" behindDoc="0" locked="0" layoutInCell="1" allowOverlap="1" wp14:anchorId="25EB6090" wp14:editId="4FCBDA5D">
                  <wp:simplePos x="0" y="0"/>
                  <wp:positionH relativeFrom="margin">
                    <wp:posOffset>1637665</wp:posOffset>
                  </wp:positionH>
                  <wp:positionV relativeFrom="paragraph">
                    <wp:posOffset>27305</wp:posOffset>
                  </wp:positionV>
                  <wp:extent cx="774700" cy="495300"/>
                  <wp:effectExtent l="0" t="0" r="25400" b="19050"/>
                  <wp:wrapNone/>
                  <wp:docPr id="123" name="Zone de texte 123"/>
                  <wp:cNvGraphicFramePr/>
                  <a:graphic xmlns:a="http://schemas.openxmlformats.org/drawingml/2006/main">
                    <a:graphicData uri="http://schemas.microsoft.com/office/word/2010/wordprocessingShape">
                      <wps:wsp>
                        <wps:cNvSpPr txBox="1"/>
                        <wps:spPr>
                          <a:xfrm>
                            <a:off x="0" y="0"/>
                            <a:ext cx="7747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A4C563" w14:textId="385D679E" w:rsidR="007940AF" w:rsidRPr="00837604" w:rsidRDefault="007940AF" w:rsidP="001B189F">
                              <w:pPr>
                                <w:rPr>
                                  <w:lang w:val="fr-FR"/>
                                </w:rPr>
                              </w:pPr>
                              <w:r>
                                <w:rPr>
                                  <w:lang w:val="fr-FR"/>
                                </w:rPr>
                                <w:t xml:space="preserve">Etape 2 version </w:t>
                              </w:r>
                              <w:ins w:id="699" w:author="KORZIN Stephane" w:date="2017-06-30T08:23:00Z">
                                <w:r>
                                  <w:rPr>
                                    <w:lang w:val="fr-FR"/>
                                  </w:rPr>
                                  <w:t>B</w:t>
                                </w:r>
                              </w:ins>
                              <w:del w:id="700" w:author="KORZIN Stephane" w:date="2017-06-30T08:23:00Z">
                                <w:r w:rsidDel="008B76E0">
                                  <w:rPr>
                                    <w:lang w:val="fr-FR"/>
                                  </w:rPr>
                                  <w:delText>A</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B6090" id="Zone de texte 123" o:spid="_x0000_s1049" type="#_x0000_t202" style="position:absolute;left:0;text-align:left;margin-left:128.95pt;margin-top:2.15pt;width:61pt;height:39pt;z-index:25179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" fillcolor="white [3201]" strokeweight=".5pt">
                  <v:textbox>
                    <w:txbxContent>
                      <w:p w14:paraId="5EA4C563" w14:textId="385D679E" w:rsidR="007940AF" w:rsidRPr="00837604" w:rsidRDefault="007940AF" w:rsidP="001B189F">
                        <w:pPr>
                          <w:rPr>
                            <w:lang w:val="fr-FR"/>
                          </w:rPr>
                        </w:pPr>
                        <w:r>
                          <w:rPr>
                            <w:lang w:val="fr-FR"/>
                          </w:rPr>
                          <w:t xml:space="preserve">Etape 2 version </w:t>
                        </w:r>
                        <w:ins w:id="813" w:author="KORZIN Stephane" w:date="2017-06-30T08:23:00Z">
                          <w:r>
                            <w:rPr>
                              <w:lang w:val="fr-FR"/>
                            </w:rPr>
                            <w:t>B</w:t>
                          </w:r>
                        </w:ins>
                        <w:del w:id="814" w:author="KORZIN Stephane" w:date="2017-06-30T08:23:00Z">
                          <w:r w:rsidDel="008B76E0">
                            <w:rPr>
                              <w:lang w:val="fr-FR"/>
                            </w:rPr>
                            <w:delText>A</w:delText>
                          </w:r>
                        </w:del>
                      </w:p>
                    </w:txbxContent>
                  </v:textbox>
                  <w10:wrap anchorx="margin"/>
                </v:shape>
              </w:pict>
            </mc:Fallback>
          </mc:AlternateContent>
        </w:r>
      </w:del>
    </w:p>
    <w:p w14:paraId="5EEFBB7C" w14:textId="1E6E2D92" w:rsidR="00C63602" w:rsidDel="0047359D" w:rsidRDefault="00C63602" w:rsidP="00043043">
      <w:pPr>
        <w:jc w:val="both"/>
        <w:rPr>
          <w:del w:id="701" w:author="LECOFFRE Emilien" w:date="2017-07-04T15:55:00Z"/>
          <w:lang w:val="fr-FR"/>
        </w:rPr>
      </w:pPr>
    </w:p>
    <w:p w14:paraId="2DF87C62" w14:textId="75F3AAF5" w:rsidR="00C63602" w:rsidDel="0047359D" w:rsidRDefault="006B56E6" w:rsidP="00043043">
      <w:pPr>
        <w:jc w:val="both"/>
        <w:rPr>
          <w:del w:id="702" w:author="LECOFFRE Emilien" w:date="2017-07-04T15:55:00Z"/>
          <w:lang w:val="fr-FR"/>
        </w:rPr>
      </w:pPr>
      <w:del w:id="703" w:author="LECOFFRE Emilien" w:date="2017-07-04T15:55:00Z">
        <w:r w:rsidDel="0047359D">
          <w:rPr>
            <w:noProof/>
          </w:rPr>
          <mc:AlternateContent>
            <mc:Choice Requires="wps">
              <w:drawing>
                <wp:anchor distT="0" distB="0" distL="114300" distR="114300" simplePos="0" relativeHeight="251763200" behindDoc="0" locked="0" layoutInCell="1" allowOverlap="1" wp14:anchorId="63224F9D" wp14:editId="19E70178">
                  <wp:simplePos x="0" y="0"/>
                  <wp:positionH relativeFrom="column">
                    <wp:posOffset>2399665</wp:posOffset>
                  </wp:positionH>
                  <wp:positionV relativeFrom="paragraph">
                    <wp:posOffset>157480</wp:posOffset>
                  </wp:positionV>
                  <wp:extent cx="0" cy="127000"/>
                  <wp:effectExtent l="95250" t="19050" r="76200" b="82550"/>
                  <wp:wrapNone/>
                  <wp:docPr id="92" name="Connecteur droit avec flèche 92"/>
                  <wp:cNvGraphicFramePr/>
                  <a:graphic xmlns:a="http://schemas.openxmlformats.org/drawingml/2006/main">
                    <a:graphicData uri="http://schemas.microsoft.com/office/word/2010/wordprocessingShape">
                      <wps:wsp>
                        <wps:cNvCnPr/>
                        <wps:spPr>
                          <a:xfrm>
                            <a:off x="0" y="0"/>
                            <a:ext cx="0" cy="127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8CE174" id="Connecteur droit avec flèche 92" o:spid="_x0000_s1026" type="#_x0000_t32" style="position:absolute;margin-left:188.95pt;margin-top:12.4pt;width:0;height:10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" strokecolor="#4f81bd [3204]" strokeweight="2pt">
                  <v:stroke endarrow="block"/>
                  <v:shadow on="t" color="black" opacity="24903f" origin=",.5" offset="0,.55556mm"/>
                </v:shape>
              </w:pict>
            </mc:Fallback>
          </mc:AlternateContent>
        </w:r>
        <w:r w:rsidDel="0047359D">
          <w:rPr>
            <w:noProof/>
          </w:rPr>
          <mc:AlternateContent>
            <mc:Choice Requires="wps">
              <w:drawing>
                <wp:anchor distT="0" distB="0" distL="114300" distR="114300" simplePos="0" relativeHeight="251762176" behindDoc="0" locked="0" layoutInCell="1" allowOverlap="1" wp14:anchorId="479AEBB9" wp14:editId="2C1BF157">
                  <wp:simplePos x="0" y="0"/>
                  <wp:positionH relativeFrom="column">
                    <wp:posOffset>-140335</wp:posOffset>
                  </wp:positionH>
                  <wp:positionV relativeFrom="paragraph">
                    <wp:posOffset>157480</wp:posOffset>
                  </wp:positionV>
                  <wp:extent cx="5346700" cy="0"/>
                  <wp:effectExtent l="38100" t="38100" r="63500" b="95250"/>
                  <wp:wrapNone/>
                  <wp:docPr id="91" name="Connecteur droit 91"/>
                  <wp:cNvGraphicFramePr/>
                  <a:graphic xmlns:a="http://schemas.openxmlformats.org/drawingml/2006/main">
                    <a:graphicData uri="http://schemas.microsoft.com/office/word/2010/wordprocessingShape">
                      <wps:wsp>
                        <wps:cNvCnPr/>
                        <wps:spPr>
                          <a:xfrm>
                            <a:off x="0" y="0"/>
                            <a:ext cx="5346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FBA026D" id="Connecteur droit 91" o:spid="_x0000_s1026" style="position:absolute;z-index:251762176;visibility:visible;mso-wrap-style:square;mso-wrap-distance-left:9pt;mso-wrap-distance-top:0;mso-wrap-distance-right:9pt;mso-wrap-distance-bottom:0;mso-position-horizontal:absolute;mso-position-horizontal-relative:text;mso-position-vertical:absolute;mso-position-vertical-relative:text" from="-11.05pt,12.4pt" to="409.9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" strokecolor="#4f81bd [3204]" strokeweight="2pt">
                  <v:shadow on="t" color="black" opacity="24903f" origin=",.5" offset="0,.55556mm"/>
                </v:line>
              </w:pict>
            </mc:Fallback>
          </mc:AlternateContent>
        </w:r>
        <w:r w:rsidR="00C63602" w:rsidDel="0047359D">
          <w:rPr>
            <w:noProof/>
          </w:rPr>
          <mc:AlternateContent>
            <mc:Choice Requires="wps">
              <w:drawing>
                <wp:anchor distT="0" distB="0" distL="114300" distR="114300" simplePos="0" relativeHeight="251745792" behindDoc="0" locked="0" layoutInCell="1" allowOverlap="1" wp14:anchorId="6AC82E1F" wp14:editId="6433919F">
                  <wp:simplePos x="0" y="0"/>
                  <wp:positionH relativeFrom="page">
                    <wp:posOffset>1905000</wp:posOffset>
                  </wp:positionH>
                  <wp:positionV relativeFrom="paragraph">
                    <wp:posOffset>259080</wp:posOffset>
                  </wp:positionV>
                  <wp:extent cx="3530600" cy="1257300"/>
                  <wp:effectExtent l="57150" t="19050" r="69850" b="95250"/>
                  <wp:wrapNone/>
                  <wp:docPr id="78" name="Rectangle 78"/>
                  <wp:cNvGraphicFramePr/>
                  <a:graphic xmlns:a="http://schemas.openxmlformats.org/drawingml/2006/main">
                    <a:graphicData uri="http://schemas.microsoft.com/office/word/2010/wordprocessingShape">
                      <wps:wsp>
                        <wps:cNvSpPr/>
                        <wps:spPr>
                          <a:xfrm>
                            <a:off x="0" y="0"/>
                            <a:ext cx="3530600" cy="12573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029D36C" w14:textId="57582FFC" w:rsidR="007940AF" w:rsidRPr="00C63602" w:rsidRDefault="007940AF" w:rsidP="00C63602">
                              <w:pPr>
                                <w:jc w:val="center"/>
                                <w:rPr>
                                  <w:lang w:val="fr-FR"/>
                                </w:rPr>
                              </w:pPr>
                              <w:r>
                                <w:rPr>
                                  <w:lang w:val="fr-FR"/>
                                </w:rPr>
                                <w:t>Vous avez bien renseigné</w:t>
                              </w:r>
                              <w:del w:id="704" w:author="KORZIN Stephane" w:date="2017-06-30T07:42:00Z">
                                <w:r w:rsidDel="00216ED5">
                                  <w:rPr>
                                    <w:lang w:val="fr-FR"/>
                                  </w:rPr>
                                  <w:delText>s</w:delText>
                                </w:r>
                              </w:del>
                              <w:r>
                                <w:rPr>
                                  <w:lang w:val="fr-FR"/>
                                </w:rPr>
                                <w:t xml:space="preserve"> les fichiers d’entrée adéquats ainsi que le fichier de configuration, et, vous lancez l’optimisation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82E1F" id="Rectangle 78" o:spid="_x0000_s1050" style="position:absolute;left:0;text-align:left;margin-left:150pt;margin-top:20.4pt;width:278pt;height:99pt;z-index:251745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" fillcolor="#4f81bd [3204]" strokecolor="#4579b8 [3044]">
                  <v:fill color2="#a7bfde [1620]" rotate="t" angle="180" focus="100%" type="gradient">
                    <o:fill v:ext="view" type="gradientUnscaled"/>
                  </v:fill>
                  <v:shadow on="t" color="black" opacity="22937f" origin=",.5" offset="0,.63889mm"/>
                  <v:textbox>
                    <w:txbxContent>
                      <w:p w14:paraId="0029D36C" w14:textId="57582FFC" w:rsidR="007940AF" w:rsidRPr="00C63602" w:rsidRDefault="007940AF" w:rsidP="00C63602">
                        <w:pPr>
                          <w:jc w:val="center"/>
                          <w:rPr>
                            <w:lang w:val="fr-FR"/>
                          </w:rPr>
                        </w:pPr>
                        <w:r>
                          <w:rPr>
                            <w:lang w:val="fr-FR"/>
                          </w:rPr>
                          <w:t>Vous avez bien renseigné</w:t>
                        </w:r>
                        <w:del w:id="819" w:author="KORZIN Stephane" w:date="2017-06-30T07:42:00Z">
                          <w:r w:rsidDel="00216ED5">
                            <w:rPr>
                              <w:lang w:val="fr-FR"/>
                            </w:rPr>
                            <w:delText>s</w:delText>
                          </w:r>
                        </w:del>
                        <w:r>
                          <w:rPr>
                            <w:lang w:val="fr-FR"/>
                          </w:rPr>
                          <w:t xml:space="preserve"> les fichiers d’entrée adéquats ainsi que le fichier de configuration, et, vous lancez l’optimisation</w:t>
                        </w:r>
                      </w:p>
                    </w:txbxContent>
                  </v:textbox>
                  <w10:wrap anchorx="page"/>
                </v:rect>
              </w:pict>
            </mc:Fallback>
          </mc:AlternateContent>
        </w:r>
      </w:del>
    </w:p>
    <w:p w14:paraId="09CCEB90" w14:textId="6788400D" w:rsidR="00C63602" w:rsidDel="0047359D" w:rsidRDefault="00C63602" w:rsidP="00043043">
      <w:pPr>
        <w:jc w:val="both"/>
        <w:rPr>
          <w:del w:id="705" w:author="LECOFFRE Emilien" w:date="2017-07-04T15:55:00Z"/>
          <w:lang w:val="fr-FR"/>
        </w:rPr>
      </w:pPr>
    </w:p>
    <w:p w14:paraId="4E492247" w14:textId="710E2822" w:rsidR="00C63602" w:rsidDel="0047359D" w:rsidRDefault="00C63602" w:rsidP="00043043">
      <w:pPr>
        <w:jc w:val="both"/>
        <w:rPr>
          <w:del w:id="706" w:author="LECOFFRE Emilien" w:date="2017-07-04T15:55:00Z"/>
          <w:lang w:val="fr-FR"/>
        </w:rPr>
      </w:pPr>
    </w:p>
    <w:p w14:paraId="66B4D9BA" w14:textId="47269264" w:rsidR="00C63602" w:rsidDel="0047359D" w:rsidRDefault="00C63602" w:rsidP="00043043">
      <w:pPr>
        <w:jc w:val="both"/>
        <w:rPr>
          <w:del w:id="707" w:author="LECOFFRE Emilien" w:date="2017-07-04T15:55:00Z"/>
          <w:lang w:val="fr-FR"/>
        </w:rPr>
      </w:pPr>
    </w:p>
    <w:p w14:paraId="4D261214" w14:textId="5DAD04C5" w:rsidR="006B56E6" w:rsidDel="0047359D" w:rsidRDefault="00837604" w:rsidP="00043043">
      <w:pPr>
        <w:jc w:val="both"/>
        <w:rPr>
          <w:del w:id="708" w:author="LECOFFRE Emilien" w:date="2017-07-04T15:55:00Z"/>
          <w:lang w:val="fr-FR"/>
        </w:rPr>
      </w:pPr>
      <w:del w:id="709" w:author="LECOFFRE Emilien" w:date="2017-07-04T15:55:00Z">
        <w:r w:rsidDel="0047359D">
          <w:rPr>
            <w:noProof/>
          </w:rPr>
          <mc:AlternateContent>
            <mc:Choice Requires="wps">
              <w:drawing>
                <wp:anchor distT="0" distB="0" distL="114300" distR="114300" simplePos="0" relativeHeight="251786752" behindDoc="0" locked="0" layoutInCell="1" allowOverlap="1" wp14:anchorId="53C509D0" wp14:editId="328FBC27">
                  <wp:simplePos x="0" y="0"/>
                  <wp:positionH relativeFrom="page">
                    <wp:posOffset>2724150</wp:posOffset>
                  </wp:positionH>
                  <wp:positionV relativeFrom="paragraph">
                    <wp:posOffset>68580</wp:posOffset>
                  </wp:positionV>
                  <wp:extent cx="1895475" cy="292100"/>
                  <wp:effectExtent l="0" t="0" r="28575" b="12700"/>
                  <wp:wrapNone/>
                  <wp:docPr id="116" name="Zone de texte 116"/>
                  <wp:cNvGraphicFramePr/>
                  <a:graphic xmlns:a="http://schemas.openxmlformats.org/drawingml/2006/main">
                    <a:graphicData uri="http://schemas.microsoft.com/office/word/2010/wordprocessingShape">
                      <wps:wsp>
                        <wps:cNvSpPr txBox="1"/>
                        <wps:spPr>
                          <a:xfrm>
                            <a:off x="0" y="0"/>
                            <a:ext cx="1895475" cy="29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F35E87" w14:textId="0E38AC9F" w:rsidR="007940AF" w:rsidRPr="00837604" w:rsidRDefault="007940AF" w:rsidP="00837604">
                              <w:pPr>
                                <w:pStyle w:val="Paragraphedeliste"/>
                                <w:numPr>
                                  <w:ilvl w:val="0"/>
                                  <w:numId w:val="12"/>
                                </w:numPr>
                                <w:rPr>
                                  <w:lang w:val="fr-FR"/>
                                </w:rPr>
                              </w:pPr>
                              <w:ins w:id="710" w:author="KORZIN Stephane" w:date="2017-06-30T07:42:00Z">
                                <w:r>
                                  <w:rPr>
                                    <w:lang w:val="fr-FR"/>
                                  </w:rPr>
                                  <w:t>Voir « </w:t>
                                </w:r>
                              </w:ins>
                              <w:r>
                                <w:rPr>
                                  <w:lang w:val="fr-FR"/>
                                </w:rPr>
                                <w:t>Etape 3</w:t>
                              </w:r>
                              <w:ins w:id="711" w:author="KORZIN Stephane" w:date="2017-06-30T07:42:00Z">
                                <w:r>
                                  <w:rPr>
                                    <w:lang w:val="fr-FR"/>
                                  </w:rPr>
                                  <w:t>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509D0" id="Zone de texte 116" o:spid="_x0000_s1051" type="#_x0000_t202" style="position:absolute;left:0;text-align:left;margin-left:214.5pt;margin-top:5.4pt;width:149.25pt;height:23pt;z-index:2517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" fillcolor="white [3201]" strokeweight=".5pt">
                  <v:textbox>
                    <w:txbxContent>
                      <w:p w14:paraId="4BF35E87" w14:textId="0E38AC9F" w:rsidR="007940AF" w:rsidRPr="00837604" w:rsidRDefault="007940AF" w:rsidP="00837604">
                        <w:pPr>
                          <w:pStyle w:val="Paragraphedeliste"/>
                          <w:numPr>
                            <w:ilvl w:val="0"/>
                            <w:numId w:val="12"/>
                          </w:numPr>
                          <w:rPr>
                            <w:lang w:val="fr-FR"/>
                          </w:rPr>
                        </w:pPr>
                        <w:ins w:id="827" w:author="KORZIN Stephane" w:date="2017-06-30T07:42:00Z">
                          <w:r>
                            <w:rPr>
                              <w:lang w:val="fr-FR"/>
                            </w:rPr>
                            <w:t>Voir « </w:t>
                          </w:r>
                        </w:ins>
                        <w:r>
                          <w:rPr>
                            <w:lang w:val="fr-FR"/>
                          </w:rPr>
                          <w:t>Etape 3</w:t>
                        </w:r>
                        <w:ins w:id="828" w:author="KORZIN Stephane" w:date="2017-06-30T07:42:00Z">
                          <w:r>
                            <w:rPr>
                              <w:lang w:val="fr-FR"/>
                            </w:rPr>
                            <w:t> »</w:t>
                          </w:r>
                        </w:ins>
                      </w:p>
                    </w:txbxContent>
                  </v:textbox>
                  <w10:wrap anchorx="page"/>
                </v:shape>
              </w:pict>
            </mc:Fallback>
          </mc:AlternateContent>
        </w:r>
      </w:del>
    </w:p>
    <w:p w14:paraId="4311AFE7" w14:textId="6576A2B5" w:rsidR="00C63602" w:rsidRDefault="00C63602" w:rsidP="00043043">
      <w:pPr>
        <w:jc w:val="both"/>
        <w:rPr>
          <w:lang w:val="fr-FR"/>
        </w:rPr>
      </w:pPr>
    </w:p>
    <w:p w14:paraId="71FEBA3D" w14:textId="76C8BC48" w:rsidR="00043043" w:rsidRDefault="005F7415" w:rsidP="00043043">
      <w:pPr>
        <w:pStyle w:val="Titre2"/>
        <w:numPr>
          <w:ilvl w:val="0"/>
          <w:numId w:val="4"/>
        </w:numPr>
        <w:rPr>
          <w:lang w:val="fr-FR"/>
        </w:rPr>
      </w:pPr>
      <w:bookmarkStart w:id="712" w:name="_Toc486949522"/>
      <w:r>
        <w:rPr>
          <w:lang w:val="fr-FR"/>
        </w:rPr>
        <w:lastRenderedPageBreak/>
        <w:t>Etape 1</w:t>
      </w:r>
      <w:r w:rsidR="00AF0E47">
        <w:rPr>
          <w:lang w:val="fr-FR"/>
        </w:rPr>
        <w:t xml:space="preserve"> (</w:t>
      </w:r>
      <w:r>
        <w:rPr>
          <w:lang w:val="fr-FR"/>
        </w:rPr>
        <w:t>Commune à tous les modes)</w:t>
      </w:r>
      <w:bookmarkEnd w:id="712"/>
    </w:p>
    <w:p w14:paraId="1BF08F4A" w14:textId="540DF304" w:rsidR="0047359D" w:rsidRDefault="0047359D" w:rsidP="00C67A6E">
      <w:pPr>
        <w:rPr>
          <w:lang w:val="fr-FR"/>
        </w:rPr>
      </w:pPr>
    </w:p>
    <w:p w14:paraId="4CA335BD" w14:textId="640A65A6" w:rsidR="00C67A6E" w:rsidRPr="00C67A6E" w:rsidRDefault="00C67A6E" w:rsidP="00C67A6E">
      <w:pPr>
        <w:pStyle w:val="Titre3"/>
        <w:numPr>
          <w:ilvl w:val="0"/>
          <w:numId w:val="9"/>
        </w:numPr>
        <w:rPr>
          <w:lang w:val="fr-FR"/>
        </w:rPr>
      </w:pPr>
      <w:bookmarkStart w:id="713" w:name="_Toc486949523"/>
      <w:r>
        <w:rPr>
          <w:lang w:val="fr-FR"/>
        </w:rPr>
        <w:t>Générer les fichiers d’entrée</w:t>
      </w:r>
      <w:bookmarkEnd w:id="713"/>
    </w:p>
    <w:p w14:paraId="7BE8A8F8" w14:textId="77777777" w:rsidR="005F7415" w:rsidRDefault="005F7415" w:rsidP="005F7415">
      <w:pPr>
        <w:rPr>
          <w:lang w:val="fr-FR"/>
        </w:rPr>
      </w:pPr>
    </w:p>
    <w:p w14:paraId="22C47E07" w14:textId="0BF14EF5" w:rsidR="005F7415" w:rsidRPr="00A83E58" w:rsidRDefault="005F7415" w:rsidP="005F7415">
      <w:pPr>
        <w:rPr>
          <w:lang w:val="fr-FR"/>
        </w:rPr>
      </w:pPr>
      <w:r>
        <w:rPr>
          <w:lang w:val="fr-FR"/>
        </w:rPr>
        <w:t>Double cliquez sur le script « Générer les fichiers d’entrée ».</w:t>
      </w:r>
    </w:p>
    <w:p w14:paraId="672398D3" w14:textId="67294E37" w:rsidR="005F7415" w:rsidRPr="00A83E58" w:rsidRDefault="00CD56B4" w:rsidP="005F7415">
      <w:pPr>
        <w:rPr>
          <w:lang w:val="fr-FR"/>
        </w:rPr>
      </w:pPr>
      <w:r>
        <w:rPr>
          <w:noProof/>
        </w:rPr>
        <w:drawing>
          <wp:anchor distT="0" distB="0" distL="114300" distR="114300" simplePos="0" relativeHeight="251714048" behindDoc="0" locked="0" layoutInCell="1" allowOverlap="1" wp14:anchorId="4E689AF3" wp14:editId="43FEBA8E">
            <wp:simplePos x="0" y="0"/>
            <wp:positionH relativeFrom="margin">
              <wp:posOffset>-38735</wp:posOffset>
            </wp:positionH>
            <wp:positionV relativeFrom="paragraph">
              <wp:posOffset>62230</wp:posOffset>
            </wp:positionV>
            <wp:extent cx="5530850" cy="2788920"/>
            <wp:effectExtent l="0" t="0" r="0" b="0"/>
            <wp:wrapSquare wrapText="bothSides"/>
            <wp:docPr id="8" name="Image 8" descr="d:\LocalData\a196143\Desktop\Image Notice\MODE1_STE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ocalData\a196143\Desktop\Image Notice\MODE1_STEP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0850"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95F61" w14:textId="737E3D5D" w:rsidR="006504BA" w:rsidRDefault="006504BA" w:rsidP="005F7415">
      <w:pPr>
        <w:tabs>
          <w:tab w:val="left" w:pos="1820"/>
        </w:tabs>
        <w:rPr>
          <w:lang w:val="fr-FR"/>
        </w:rPr>
      </w:pPr>
    </w:p>
    <w:p w14:paraId="2D823872" w14:textId="604AC6FC" w:rsidR="005F7415" w:rsidRDefault="005F7415" w:rsidP="005F7415">
      <w:pPr>
        <w:tabs>
          <w:tab w:val="left" w:pos="1820"/>
        </w:tabs>
        <w:rPr>
          <w:lang w:val="fr-FR"/>
        </w:rPr>
      </w:pPr>
    </w:p>
    <w:p w14:paraId="45275D43" w14:textId="3D88147A" w:rsidR="00DF1148" w:rsidRDefault="00DF1148" w:rsidP="005F7415">
      <w:pPr>
        <w:tabs>
          <w:tab w:val="left" w:pos="1820"/>
        </w:tabs>
        <w:rPr>
          <w:lang w:val="fr-FR"/>
        </w:rPr>
      </w:pPr>
    </w:p>
    <w:p w14:paraId="1231BDF7" w14:textId="48943302" w:rsidR="00DF1148" w:rsidRDefault="00DF1148" w:rsidP="005F7415">
      <w:pPr>
        <w:tabs>
          <w:tab w:val="left" w:pos="1820"/>
        </w:tabs>
        <w:rPr>
          <w:lang w:val="fr-FR"/>
        </w:rPr>
      </w:pPr>
    </w:p>
    <w:p w14:paraId="1951726B" w14:textId="2AD6F4ED" w:rsidR="00DF1148" w:rsidRDefault="00DF1148" w:rsidP="005F7415">
      <w:pPr>
        <w:tabs>
          <w:tab w:val="left" w:pos="1820"/>
        </w:tabs>
        <w:rPr>
          <w:lang w:val="fr-FR"/>
        </w:rPr>
      </w:pPr>
    </w:p>
    <w:p w14:paraId="649F237F" w14:textId="00BE0AE8" w:rsidR="00DF1148" w:rsidRDefault="00DF1148" w:rsidP="005F7415">
      <w:pPr>
        <w:tabs>
          <w:tab w:val="left" w:pos="1820"/>
        </w:tabs>
        <w:rPr>
          <w:lang w:val="fr-FR"/>
        </w:rPr>
      </w:pPr>
    </w:p>
    <w:p w14:paraId="4821BAEB" w14:textId="0D9109D1" w:rsidR="00DF1148" w:rsidRDefault="00DF1148" w:rsidP="005F7415">
      <w:pPr>
        <w:tabs>
          <w:tab w:val="left" w:pos="1820"/>
        </w:tabs>
        <w:rPr>
          <w:lang w:val="fr-FR"/>
        </w:rPr>
      </w:pPr>
    </w:p>
    <w:p w14:paraId="510CA5E8" w14:textId="51FE48CF" w:rsidR="00DF1148" w:rsidRDefault="00DF1148" w:rsidP="005F7415">
      <w:pPr>
        <w:tabs>
          <w:tab w:val="left" w:pos="1820"/>
        </w:tabs>
        <w:rPr>
          <w:lang w:val="fr-FR"/>
        </w:rPr>
      </w:pPr>
    </w:p>
    <w:p w14:paraId="6D459BA1" w14:textId="1857E111" w:rsidR="00DF1148" w:rsidRDefault="00DF1148" w:rsidP="005F7415">
      <w:pPr>
        <w:tabs>
          <w:tab w:val="left" w:pos="1820"/>
        </w:tabs>
        <w:rPr>
          <w:lang w:val="fr-FR"/>
        </w:rPr>
      </w:pPr>
    </w:p>
    <w:p w14:paraId="22707457" w14:textId="6AC20C9F" w:rsidR="00DF1148" w:rsidRDefault="00DF1148" w:rsidP="005F7415">
      <w:pPr>
        <w:tabs>
          <w:tab w:val="left" w:pos="1820"/>
        </w:tabs>
        <w:rPr>
          <w:lang w:val="fr-FR"/>
        </w:rPr>
      </w:pPr>
    </w:p>
    <w:p w14:paraId="61B170F0" w14:textId="787666CC" w:rsidR="00DF1148" w:rsidRDefault="00CD56B4" w:rsidP="005F7415">
      <w:pPr>
        <w:tabs>
          <w:tab w:val="left" w:pos="1820"/>
        </w:tabs>
        <w:rPr>
          <w:lang w:val="fr-FR"/>
        </w:rPr>
      </w:pPr>
      <w:r>
        <w:rPr>
          <w:lang w:val="fr-FR"/>
        </w:rPr>
        <w:t>Une boite de dialogue de sélection devrait apparaitre pour vous permettre de choisir la messagerie à optimiser.</w:t>
      </w:r>
    </w:p>
    <w:p w14:paraId="6F468884" w14:textId="3B20E9AD" w:rsidR="00DF1148" w:rsidRDefault="00DF1148" w:rsidP="005F7415">
      <w:pPr>
        <w:tabs>
          <w:tab w:val="left" w:pos="1820"/>
        </w:tabs>
        <w:rPr>
          <w:lang w:val="fr-FR"/>
        </w:rPr>
      </w:pPr>
    </w:p>
    <w:p w14:paraId="7FF02E47" w14:textId="78B17294" w:rsidR="00DF1148" w:rsidRDefault="00CD56B4" w:rsidP="005F7415">
      <w:pPr>
        <w:tabs>
          <w:tab w:val="left" w:pos="1820"/>
        </w:tabs>
        <w:rPr>
          <w:lang w:val="fr-FR"/>
        </w:rPr>
      </w:pPr>
      <w:r>
        <w:rPr>
          <w:noProof/>
        </w:rPr>
        <w:drawing>
          <wp:anchor distT="0" distB="0" distL="114300" distR="114300" simplePos="0" relativeHeight="251826688" behindDoc="0" locked="0" layoutInCell="1" allowOverlap="1" wp14:anchorId="0EEC90FE" wp14:editId="577B14AD">
            <wp:simplePos x="0" y="0"/>
            <wp:positionH relativeFrom="column">
              <wp:posOffset>786765</wp:posOffset>
            </wp:positionH>
            <wp:positionV relativeFrom="paragraph">
              <wp:posOffset>13970</wp:posOffset>
            </wp:positionV>
            <wp:extent cx="3723640" cy="2616200"/>
            <wp:effectExtent l="0" t="0" r="0" b="0"/>
            <wp:wrapSquare wrapText="bothSides"/>
            <wp:docPr id="13" name="Image 13" descr="d:\LocalData\a196143\Desktop\Image Notic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calData\a196143\Desktop\Image Notice\2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3640"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C6396" w14:textId="77777777" w:rsidR="00DF1148" w:rsidRDefault="00DF1148" w:rsidP="005F7415">
      <w:pPr>
        <w:tabs>
          <w:tab w:val="left" w:pos="1820"/>
        </w:tabs>
        <w:rPr>
          <w:lang w:val="fr-FR"/>
        </w:rPr>
      </w:pPr>
    </w:p>
    <w:p w14:paraId="2B424CAF" w14:textId="3BC264DC" w:rsidR="00DF1148" w:rsidRDefault="00DF1148" w:rsidP="005F7415">
      <w:pPr>
        <w:tabs>
          <w:tab w:val="left" w:pos="1820"/>
        </w:tabs>
        <w:jc w:val="both"/>
        <w:rPr>
          <w:lang w:val="fr-FR"/>
        </w:rPr>
      </w:pPr>
      <w:r>
        <w:rPr>
          <w:noProof/>
        </w:rPr>
        <w:lastRenderedPageBreak/>
        <w:drawing>
          <wp:anchor distT="0" distB="0" distL="114300" distR="114300" simplePos="0" relativeHeight="251725312" behindDoc="0" locked="0" layoutInCell="1" allowOverlap="1" wp14:anchorId="44424F93" wp14:editId="2AD0942D">
            <wp:simplePos x="0" y="0"/>
            <wp:positionH relativeFrom="column">
              <wp:posOffset>799465</wp:posOffset>
            </wp:positionH>
            <wp:positionV relativeFrom="paragraph">
              <wp:posOffset>896620</wp:posOffset>
            </wp:positionV>
            <wp:extent cx="4279900" cy="2637155"/>
            <wp:effectExtent l="0" t="0" r="6350" b="0"/>
            <wp:wrapTopAndBottom/>
            <wp:docPr id="61" name="Image 61" descr="d:\LocalData\a196143\Desktop\Image Notic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ocalData\a196143\Desktop\Image Notice\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9900" cy="263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6B4">
        <w:rPr>
          <w:lang w:val="fr-FR"/>
        </w:rPr>
        <w:t>Après quelques instants, u</w:t>
      </w:r>
      <w:r w:rsidR="005F7415">
        <w:rPr>
          <w:lang w:val="fr-FR"/>
        </w:rPr>
        <w:t xml:space="preserve">ne fenêtre de type </w:t>
      </w:r>
      <w:proofErr w:type="spellStart"/>
      <w:r w:rsidR="005F7415">
        <w:rPr>
          <w:lang w:val="fr-FR"/>
        </w:rPr>
        <w:t>UserForm</w:t>
      </w:r>
      <w:proofErr w:type="spellEnd"/>
      <w:r w:rsidR="005F7415">
        <w:rPr>
          <w:lang w:val="fr-FR"/>
        </w:rPr>
        <w:t xml:space="preserve"> Excel s’ouvre : celle-ci sert d’interface pour générer les fichiers d’entrée relatifs à la messagerie que vous venez de choisir. Les 3 boutons en haut à gauche permettent de demander  la génération des fichiers d’entrée appropriés à chacun des modes d’utilisation de l’outil. </w:t>
      </w:r>
      <w:r w:rsidR="00C60A6B">
        <w:rPr>
          <w:lang w:val="fr-FR"/>
        </w:rPr>
        <w:t>Dans l’exemple ci-dessous, l’utilisateur choisit le MODE1.</w:t>
      </w:r>
      <w:commentRangeStart w:id="714"/>
      <w:commentRangeStart w:id="715"/>
      <w:r w:rsidR="005F7415">
        <w:rPr>
          <w:rStyle w:val="Marquedecommentaire"/>
        </w:rPr>
        <w:commentReference w:id="716"/>
      </w:r>
      <w:commentRangeEnd w:id="714"/>
      <w:r w:rsidR="00C67A6E">
        <w:rPr>
          <w:rStyle w:val="Marquedecommentaire"/>
        </w:rPr>
        <w:commentReference w:id="714"/>
      </w:r>
      <w:commentRangeEnd w:id="715"/>
      <w:r w:rsidR="0081628E">
        <w:rPr>
          <w:rStyle w:val="Marquedecommentaire"/>
        </w:rPr>
        <w:commentReference w:id="715"/>
      </w:r>
    </w:p>
    <w:p w14:paraId="2F00E14F" w14:textId="1658FD14" w:rsidR="0081628E" w:rsidRDefault="0081628E" w:rsidP="005F7415">
      <w:pPr>
        <w:tabs>
          <w:tab w:val="left" w:pos="1820"/>
        </w:tabs>
        <w:jc w:val="both"/>
        <w:rPr>
          <w:lang w:val="fr-FR"/>
        </w:rPr>
      </w:pPr>
    </w:p>
    <w:p w14:paraId="298D2370" w14:textId="45F671FF" w:rsidR="005F7415" w:rsidRDefault="00CD56B4" w:rsidP="005F7415">
      <w:pPr>
        <w:tabs>
          <w:tab w:val="left" w:pos="1820"/>
        </w:tabs>
        <w:jc w:val="both"/>
        <w:rPr>
          <w:lang w:val="fr-FR"/>
        </w:rPr>
      </w:pPr>
      <w:r>
        <w:rPr>
          <w:noProof/>
        </w:rPr>
        <w:drawing>
          <wp:anchor distT="0" distB="0" distL="114300" distR="114300" simplePos="0" relativeHeight="251827712" behindDoc="0" locked="0" layoutInCell="1" allowOverlap="1" wp14:anchorId="73A34F4D" wp14:editId="0BBE7CEE">
            <wp:simplePos x="0" y="0"/>
            <wp:positionH relativeFrom="page">
              <wp:posOffset>1828800</wp:posOffset>
            </wp:positionH>
            <wp:positionV relativeFrom="paragraph">
              <wp:posOffset>752475</wp:posOffset>
            </wp:positionV>
            <wp:extent cx="4737100" cy="2944495"/>
            <wp:effectExtent l="0" t="0" r="6350" b="8255"/>
            <wp:wrapTopAndBottom/>
            <wp:docPr id="62" name="Image 62" descr="d:\LocalData\a196143\Desktop\Image Notic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ocalData\a196143\Desktop\Image Notice\1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100" cy="294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5F7415">
        <w:rPr>
          <w:lang w:val="fr-FR"/>
        </w:rPr>
        <w:t xml:space="preserve">Au bout de quelques instants une </w:t>
      </w:r>
      <w:proofErr w:type="spellStart"/>
      <w:r w:rsidR="005F7415">
        <w:rPr>
          <w:lang w:val="fr-FR"/>
        </w:rPr>
        <w:t>preview</w:t>
      </w:r>
      <w:proofErr w:type="spellEnd"/>
      <w:r w:rsidR="005F7415">
        <w:rPr>
          <w:lang w:val="fr-FR"/>
        </w:rPr>
        <w:t xml:space="preserve"> du fichier principal apparaît au centre de l’</w:t>
      </w:r>
      <w:proofErr w:type="spellStart"/>
      <w:r w:rsidR="005F7415">
        <w:rPr>
          <w:lang w:val="fr-FR"/>
        </w:rPr>
        <w:t>UserForm</w:t>
      </w:r>
      <w:proofErr w:type="spellEnd"/>
      <w:r w:rsidR="005F7415">
        <w:rPr>
          <w:lang w:val="fr-FR"/>
        </w:rPr>
        <w:t xml:space="preserve">. </w:t>
      </w:r>
      <w:r w:rsidR="0081628E">
        <w:rPr>
          <w:lang w:val="fr-FR"/>
        </w:rPr>
        <w:t>Les fichiers d’entrée générés vont être automatiquement exportés vers le dossier « </w:t>
      </w:r>
      <w:proofErr w:type="spellStart"/>
      <w:r w:rsidR="0081628E">
        <w:rPr>
          <w:lang w:val="fr-FR"/>
        </w:rPr>
        <w:t>DataNew</w:t>
      </w:r>
      <w:proofErr w:type="spellEnd"/>
      <w:r w:rsidR="0081628E">
        <w:rPr>
          <w:lang w:val="fr-FR"/>
        </w:rPr>
        <w:t> ». Par ailleurs un fichier de configuration préconfiguré devrait également être copié dans le dossier racine.</w:t>
      </w:r>
      <w:r w:rsidR="005F7415">
        <w:rPr>
          <w:lang w:val="fr-FR"/>
        </w:rPr>
        <w:t xml:space="preserve"> </w:t>
      </w:r>
    </w:p>
    <w:p w14:paraId="269536D6" w14:textId="53AA43C3" w:rsidR="005F7415" w:rsidRDefault="005F7415" w:rsidP="005F7415">
      <w:pPr>
        <w:tabs>
          <w:tab w:val="left" w:pos="1820"/>
        </w:tabs>
        <w:jc w:val="both"/>
        <w:rPr>
          <w:lang w:val="fr-FR"/>
        </w:rPr>
      </w:pPr>
      <w:commentRangeStart w:id="717"/>
      <w:commentRangeStart w:id="718"/>
      <w:r>
        <w:rPr>
          <w:rStyle w:val="Marquedecommentaire"/>
        </w:rPr>
        <w:commentReference w:id="719"/>
      </w:r>
      <w:commentRangeEnd w:id="717"/>
      <w:r w:rsidR="0081628E">
        <w:rPr>
          <w:rStyle w:val="Marquedecommentaire"/>
        </w:rPr>
        <w:commentReference w:id="717"/>
      </w:r>
      <w:commentRangeEnd w:id="718"/>
      <w:r w:rsidR="0081628E">
        <w:rPr>
          <w:rStyle w:val="Marquedecommentaire"/>
        </w:rPr>
        <w:commentReference w:id="718"/>
      </w:r>
    </w:p>
    <w:p w14:paraId="41463743" w14:textId="44191DBE" w:rsidR="005F7415" w:rsidDel="00BD230F" w:rsidRDefault="005F7415" w:rsidP="00DF1148">
      <w:pPr>
        <w:tabs>
          <w:tab w:val="left" w:pos="1820"/>
        </w:tabs>
        <w:jc w:val="both"/>
        <w:rPr>
          <w:del w:id="720" w:author="KORZIN Stephane" w:date="2017-06-30T07:47:00Z"/>
          <w:lang w:val="fr-FR"/>
        </w:rPr>
      </w:pPr>
    </w:p>
    <w:p w14:paraId="1B364CBF" w14:textId="77777777" w:rsidR="00DF1148" w:rsidRDefault="00DF1148" w:rsidP="00DF1148">
      <w:pPr>
        <w:tabs>
          <w:tab w:val="left" w:pos="1820"/>
        </w:tabs>
        <w:jc w:val="both"/>
        <w:rPr>
          <w:lang w:val="fr-FR"/>
        </w:rPr>
      </w:pPr>
      <w:r>
        <w:rPr>
          <w:lang w:val="fr-FR"/>
        </w:rPr>
        <w:t>Une fois les fichiers exportés, vous pouvez fermer l’</w:t>
      </w:r>
      <w:proofErr w:type="spellStart"/>
      <w:r>
        <w:rPr>
          <w:lang w:val="fr-FR"/>
        </w:rPr>
        <w:t>UserForm</w:t>
      </w:r>
      <w:proofErr w:type="spellEnd"/>
      <w:r>
        <w:rPr>
          <w:lang w:val="fr-FR"/>
        </w:rPr>
        <w:t xml:space="preserve"> en utilisant le bouton « </w:t>
      </w:r>
      <w:commentRangeStart w:id="721"/>
      <w:r>
        <w:rPr>
          <w:lang w:val="fr-FR"/>
        </w:rPr>
        <w:t>Quitter</w:t>
      </w:r>
      <w:commentRangeEnd w:id="721"/>
      <w:r w:rsidR="00BD230F">
        <w:rPr>
          <w:rStyle w:val="Marquedecommentaire"/>
        </w:rPr>
        <w:commentReference w:id="721"/>
      </w:r>
      <w:r>
        <w:rPr>
          <w:lang w:val="fr-FR"/>
        </w:rPr>
        <w:t> » en bas à droite. Il est préférable d’utiliser ce bouton afin de ne rencontrer aucun problème lors d’une réouverture ultérieure d’Excel.</w:t>
      </w:r>
    </w:p>
    <w:p w14:paraId="49F21EF2" w14:textId="3C9F3CD5" w:rsidR="00043043" w:rsidRDefault="00AD79E7" w:rsidP="00DF1148">
      <w:pPr>
        <w:tabs>
          <w:tab w:val="left" w:pos="1820"/>
        </w:tabs>
        <w:jc w:val="both"/>
        <w:rPr>
          <w:lang w:val="fr-FR"/>
        </w:rPr>
      </w:pPr>
      <w:r>
        <w:rPr>
          <w:noProof/>
        </w:rPr>
        <w:lastRenderedPageBreak/>
        <w:drawing>
          <wp:anchor distT="0" distB="0" distL="114300" distR="114300" simplePos="0" relativeHeight="251727360" behindDoc="0" locked="0" layoutInCell="1" allowOverlap="1" wp14:anchorId="6B832477" wp14:editId="43ED9244">
            <wp:simplePos x="0" y="0"/>
            <wp:positionH relativeFrom="column">
              <wp:posOffset>-178435</wp:posOffset>
            </wp:positionH>
            <wp:positionV relativeFrom="paragraph">
              <wp:posOffset>350520</wp:posOffset>
            </wp:positionV>
            <wp:extent cx="5905500" cy="2959100"/>
            <wp:effectExtent l="0" t="0" r="0" b="0"/>
            <wp:wrapSquare wrapText="bothSides"/>
            <wp:docPr id="63" name="Image 63" descr="d:\LocalData\a196143\Desktop\Image Notic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ocalData\a196143\Desktop\Image Notice\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415">
        <w:rPr>
          <w:lang w:val="fr-FR"/>
        </w:rPr>
        <w:t xml:space="preserve"> </w:t>
      </w:r>
      <w:r>
        <w:rPr>
          <w:lang w:val="fr-FR"/>
        </w:rPr>
        <w:t xml:space="preserve">Le fichier de </w:t>
      </w:r>
      <w:commentRangeStart w:id="722"/>
      <w:r>
        <w:rPr>
          <w:lang w:val="fr-FR"/>
        </w:rPr>
        <w:t>configuration</w:t>
      </w:r>
      <w:commentRangeEnd w:id="722"/>
      <w:r w:rsidR="00A16424">
        <w:rPr>
          <w:rStyle w:val="Marquedecommentaire"/>
        </w:rPr>
        <w:commentReference w:id="722"/>
      </w:r>
      <w:r>
        <w:rPr>
          <w:lang w:val="fr-FR"/>
        </w:rPr>
        <w:t xml:space="preserve"> a été copié dans le </w:t>
      </w:r>
      <w:del w:id="723" w:author="KORZIN Stephane" w:date="2017-06-30T08:02:00Z">
        <w:r w:rsidDel="00A16424">
          <w:rPr>
            <w:lang w:val="fr-FR"/>
          </w:rPr>
          <w:delText xml:space="preserve">fichier </w:delText>
        </w:r>
      </w:del>
      <w:ins w:id="724" w:author="KORZIN Stephane" w:date="2017-06-30T08:02:00Z">
        <w:r w:rsidR="00A16424">
          <w:rPr>
            <w:lang w:val="fr-FR"/>
          </w:rPr>
          <w:t xml:space="preserve">dossier </w:t>
        </w:r>
      </w:ins>
      <w:commentRangeStart w:id="725"/>
      <w:r>
        <w:rPr>
          <w:lang w:val="fr-FR"/>
        </w:rPr>
        <w:t>racine</w:t>
      </w:r>
      <w:commentRangeEnd w:id="725"/>
      <w:r w:rsidR="00A16424">
        <w:rPr>
          <w:rStyle w:val="Marquedecommentaire"/>
        </w:rPr>
        <w:commentReference w:id="725"/>
      </w:r>
      <w:r>
        <w:rPr>
          <w:lang w:val="fr-FR"/>
        </w:rPr>
        <w:t> :</w:t>
      </w:r>
    </w:p>
    <w:p w14:paraId="6B89A6C5" w14:textId="77777777" w:rsidR="00AD79E7" w:rsidRDefault="00AD79E7" w:rsidP="00DF1148">
      <w:pPr>
        <w:tabs>
          <w:tab w:val="left" w:pos="1820"/>
        </w:tabs>
        <w:jc w:val="both"/>
        <w:rPr>
          <w:lang w:val="fr-FR"/>
        </w:rPr>
      </w:pPr>
    </w:p>
    <w:p w14:paraId="1ACFBC78" w14:textId="39DCE120" w:rsidR="00AD79E7" w:rsidRPr="00AD79E7" w:rsidRDefault="00AD79E7" w:rsidP="00DF1148">
      <w:pPr>
        <w:tabs>
          <w:tab w:val="left" w:pos="1820"/>
        </w:tabs>
        <w:jc w:val="both"/>
        <w:rPr>
          <w:lang w:val="fr-FR"/>
        </w:rPr>
      </w:pPr>
      <w:r>
        <w:rPr>
          <w:lang w:val="fr-FR"/>
        </w:rPr>
        <w:t xml:space="preserve">Et les fichiers d’entrée qui ont été générés ont été exportés dans le dossier </w:t>
      </w:r>
      <w:proofErr w:type="spellStart"/>
      <w:r>
        <w:rPr>
          <w:lang w:val="fr-FR"/>
        </w:rPr>
        <w:t>DataNew</w:t>
      </w:r>
      <w:proofErr w:type="spellEnd"/>
      <w:r>
        <w:rPr>
          <w:lang w:val="fr-FR"/>
        </w:rPr>
        <w:t> :</w:t>
      </w:r>
    </w:p>
    <w:p w14:paraId="5BD98A03" w14:textId="69B54936" w:rsidR="00DF1148" w:rsidDel="001F606F" w:rsidRDefault="00AD79E7">
      <w:pPr>
        <w:tabs>
          <w:tab w:val="left" w:pos="1820"/>
        </w:tabs>
        <w:jc w:val="both"/>
        <w:rPr>
          <w:del w:id="726" w:author="LECOFFRE Emilien" w:date="2017-07-04T12:23:00Z"/>
          <w:lang w:val="fr-FR"/>
        </w:rPr>
        <w:pPrChange w:id="727" w:author="LECOFFRE Emilien" w:date="2017-07-04T12:23:00Z">
          <w:pPr/>
        </w:pPrChange>
      </w:pPr>
      <w:r>
        <w:rPr>
          <w:noProof/>
        </w:rPr>
        <w:drawing>
          <wp:anchor distT="0" distB="0" distL="114300" distR="114300" simplePos="0" relativeHeight="251728384" behindDoc="0" locked="0" layoutInCell="1" allowOverlap="1" wp14:anchorId="388D87F6" wp14:editId="11CF6406">
            <wp:simplePos x="0" y="0"/>
            <wp:positionH relativeFrom="margin">
              <wp:align>right</wp:align>
            </wp:positionH>
            <wp:positionV relativeFrom="paragraph">
              <wp:posOffset>243205</wp:posOffset>
            </wp:positionV>
            <wp:extent cx="5905500" cy="2959100"/>
            <wp:effectExtent l="0" t="0" r="0" b="0"/>
            <wp:wrapSquare wrapText="bothSides"/>
            <wp:docPr id="64" name="Image 64" descr="d:\LocalData\a196143\Desktop\Image Notic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ocalData\a196143\Desktop\Image Notice\1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295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CAA0F" w14:textId="77777777" w:rsidR="001F606F" w:rsidRDefault="001F606F" w:rsidP="00DF1148">
      <w:pPr>
        <w:tabs>
          <w:tab w:val="left" w:pos="1820"/>
        </w:tabs>
        <w:jc w:val="both"/>
        <w:rPr>
          <w:ins w:id="728" w:author="LECOFFRE Emilien" w:date="2017-07-04T12:23:00Z"/>
          <w:lang w:val="fr-FR"/>
        </w:rPr>
      </w:pPr>
    </w:p>
    <w:p w14:paraId="43908302" w14:textId="53643C70" w:rsidR="00DF1148" w:rsidRDefault="00DF1148" w:rsidP="00CD56B4">
      <w:pPr>
        <w:tabs>
          <w:tab w:val="left" w:pos="1820"/>
        </w:tabs>
        <w:jc w:val="both"/>
        <w:rPr>
          <w:lang w:val="fr-FR"/>
        </w:rPr>
      </w:pPr>
    </w:p>
    <w:p w14:paraId="22AFF02B" w14:textId="77777777" w:rsidR="00CD56B4" w:rsidRDefault="00CD56B4" w:rsidP="00CD56B4">
      <w:pPr>
        <w:tabs>
          <w:tab w:val="left" w:pos="1820"/>
        </w:tabs>
        <w:jc w:val="both"/>
        <w:rPr>
          <w:lang w:val="fr-FR"/>
        </w:rPr>
      </w:pPr>
    </w:p>
    <w:p w14:paraId="7F11196B" w14:textId="77777777" w:rsidR="00CD56B4" w:rsidRDefault="00CD56B4" w:rsidP="00CD56B4">
      <w:pPr>
        <w:tabs>
          <w:tab w:val="left" w:pos="1820"/>
        </w:tabs>
        <w:jc w:val="both"/>
        <w:rPr>
          <w:lang w:val="fr-FR"/>
        </w:rPr>
      </w:pPr>
    </w:p>
    <w:p w14:paraId="5744C1B1" w14:textId="77777777" w:rsidR="00CD56B4" w:rsidDel="001F606F" w:rsidRDefault="00CD56B4" w:rsidP="00DF1148">
      <w:pPr>
        <w:tabs>
          <w:tab w:val="left" w:pos="1820"/>
        </w:tabs>
        <w:jc w:val="both"/>
        <w:rPr>
          <w:del w:id="729" w:author="LECOFFRE Emilien" w:date="2017-07-04T12:23:00Z"/>
          <w:lang w:val="fr-FR"/>
        </w:rPr>
      </w:pPr>
    </w:p>
    <w:p w14:paraId="19FECF7A" w14:textId="77777777" w:rsidR="00DF1148" w:rsidDel="001F606F" w:rsidRDefault="00DF1148" w:rsidP="00DF1148">
      <w:pPr>
        <w:tabs>
          <w:tab w:val="left" w:pos="1820"/>
        </w:tabs>
        <w:jc w:val="both"/>
        <w:rPr>
          <w:del w:id="730" w:author="LECOFFRE Emilien" w:date="2017-07-04T12:23:00Z"/>
          <w:lang w:val="fr-FR"/>
        </w:rPr>
      </w:pPr>
    </w:p>
    <w:p w14:paraId="5F6A3670" w14:textId="7BBB6656" w:rsidR="00DF1148" w:rsidDel="009E4939" w:rsidRDefault="00DF1148" w:rsidP="00DF1148">
      <w:pPr>
        <w:tabs>
          <w:tab w:val="left" w:pos="1820"/>
        </w:tabs>
        <w:jc w:val="both"/>
        <w:rPr>
          <w:del w:id="731" w:author="LECOFFRE Emilien" w:date="2017-07-04T12:03:00Z"/>
          <w:lang w:val="fr-FR"/>
        </w:rPr>
      </w:pPr>
      <w:bookmarkStart w:id="732" w:name="_Toc486934110"/>
      <w:bookmarkStart w:id="733" w:name="_Toc486934271"/>
      <w:bookmarkEnd w:id="732"/>
      <w:bookmarkEnd w:id="733"/>
    </w:p>
    <w:p w14:paraId="08B74C98" w14:textId="5F51F723" w:rsidR="00DF1148" w:rsidDel="009E4939" w:rsidRDefault="00DF1148" w:rsidP="00DF1148">
      <w:pPr>
        <w:tabs>
          <w:tab w:val="left" w:pos="1820"/>
        </w:tabs>
        <w:jc w:val="both"/>
        <w:rPr>
          <w:del w:id="734" w:author="LECOFFRE Emilien" w:date="2017-07-04T12:03:00Z"/>
          <w:lang w:val="fr-FR"/>
        </w:rPr>
      </w:pPr>
      <w:bookmarkStart w:id="735" w:name="_Toc486934111"/>
      <w:bookmarkStart w:id="736" w:name="_Toc486934272"/>
      <w:bookmarkEnd w:id="735"/>
      <w:bookmarkEnd w:id="736"/>
    </w:p>
    <w:p w14:paraId="7B0217E4" w14:textId="6682EA54" w:rsidR="00DF1148" w:rsidDel="009E4939" w:rsidRDefault="00DF1148" w:rsidP="00DF1148">
      <w:pPr>
        <w:tabs>
          <w:tab w:val="left" w:pos="1820"/>
        </w:tabs>
        <w:jc w:val="both"/>
        <w:rPr>
          <w:del w:id="737" w:author="LECOFFRE Emilien" w:date="2017-07-04T12:03:00Z"/>
          <w:lang w:val="fr-FR"/>
        </w:rPr>
      </w:pPr>
      <w:bookmarkStart w:id="738" w:name="_Toc486934112"/>
      <w:bookmarkStart w:id="739" w:name="_Toc486934273"/>
      <w:bookmarkEnd w:id="738"/>
      <w:bookmarkEnd w:id="739"/>
    </w:p>
    <w:p w14:paraId="4C81BF05" w14:textId="7538C64E" w:rsidR="00043043" w:rsidDel="009E4939" w:rsidRDefault="007D12CB">
      <w:pPr>
        <w:pStyle w:val="Titre2"/>
        <w:rPr>
          <w:del w:id="740" w:author="LECOFFRE Emilien" w:date="2017-07-04T12:03:00Z"/>
          <w:lang w:val="fr-FR"/>
        </w:rPr>
        <w:pPrChange w:id="741" w:author="LECOFFRE Emilien" w:date="2017-07-04T12:23:00Z">
          <w:pPr>
            <w:pStyle w:val="Titre2"/>
            <w:numPr>
              <w:numId w:val="4"/>
            </w:numPr>
            <w:ind w:left="720" w:hanging="360"/>
          </w:pPr>
        </w:pPrChange>
      </w:pPr>
      <w:del w:id="742" w:author="LECOFFRE Emilien" w:date="2017-07-04T12:23:00Z">
        <w:r w:rsidRPr="009E4939" w:rsidDel="001F606F">
          <w:rPr>
            <w:lang w:val="fr-FR"/>
          </w:rPr>
          <w:delText>Etape 2</w:delText>
        </w:r>
        <w:r w:rsidR="006B076E" w:rsidRPr="009E4939" w:rsidDel="001F606F">
          <w:rPr>
            <w:lang w:val="fr-FR"/>
          </w:rPr>
          <w:delText xml:space="preserve"> </w:delText>
        </w:r>
      </w:del>
      <w:del w:id="743" w:author="LECOFFRE Emilien" w:date="2017-07-04T12:03:00Z">
        <w:r w:rsidR="006B076E" w:rsidRPr="009E4939" w:rsidDel="009E4939">
          <w:rPr>
            <w:lang w:val="fr-FR"/>
          </w:rPr>
          <w:delText>(</w:delText>
        </w:r>
        <w:r w:rsidR="006B076E" w:rsidDel="009E4939">
          <w:rPr>
            <w:lang w:val="fr-FR"/>
          </w:rPr>
          <w:delText>Cherchez la/les version(s) spécifique(s))</w:delText>
        </w:r>
      </w:del>
    </w:p>
    <w:p w14:paraId="288A0161" w14:textId="77777777" w:rsidR="00043043" w:rsidRPr="009E4939" w:rsidDel="009E4939" w:rsidRDefault="00043043" w:rsidP="00B210AC">
      <w:pPr>
        <w:pStyle w:val="Titre2"/>
        <w:rPr>
          <w:del w:id="744" w:author="LECOFFRE Emilien" w:date="2017-07-04T12:03:00Z"/>
          <w:lang w:val="fr-FR"/>
        </w:rPr>
      </w:pPr>
      <w:bookmarkStart w:id="745" w:name="_Toc486934114"/>
      <w:bookmarkStart w:id="746" w:name="_Toc486934275"/>
      <w:bookmarkEnd w:id="745"/>
      <w:bookmarkEnd w:id="746"/>
    </w:p>
    <w:p w14:paraId="766003E4" w14:textId="0CE3EC11" w:rsidR="00043043" w:rsidRPr="009E4939" w:rsidDel="009E4939" w:rsidRDefault="007D12CB">
      <w:pPr>
        <w:pStyle w:val="Titre2"/>
        <w:rPr>
          <w:del w:id="747" w:author="LECOFFRE Emilien" w:date="2017-07-04T12:03:00Z"/>
          <w:lang w:val="fr-FR"/>
        </w:rPr>
        <w:pPrChange w:id="748" w:author="LECOFFRE Emilien" w:date="2017-07-04T12:23:00Z">
          <w:pPr>
            <w:pStyle w:val="Titre3"/>
            <w:numPr>
              <w:numId w:val="6"/>
            </w:numPr>
            <w:tabs>
              <w:tab w:val="left" w:pos="1820"/>
            </w:tabs>
            <w:ind w:left="720" w:hanging="360"/>
            <w:jc w:val="both"/>
          </w:pPr>
        </w:pPrChange>
      </w:pPr>
      <w:del w:id="749" w:author="LECOFFRE Emilien" w:date="2017-07-04T12:03:00Z">
        <w:r w:rsidRPr="009E4939" w:rsidDel="009E4939">
          <w:rPr>
            <w:lang w:val="fr-FR"/>
          </w:rPr>
          <w:delText>Version A</w:delText>
        </w:r>
        <w:bookmarkStart w:id="750" w:name="_Toc486934115"/>
        <w:bookmarkStart w:id="751" w:name="_Toc486934276"/>
        <w:bookmarkEnd w:id="750"/>
        <w:bookmarkEnd w:id="751"/>
      </w:del>
    </w:p>
    <w:p w14:paraId="5FCDDC89" w14:textId="1CBC4F6E" w:rsidR="003750F7" w:rsidRPr="003750F7" w:rsidRDefault="003750F7">
      <w:pPr>
        <w:tabs>
          <w:tab w:val="left" w:pos="1820"/>
        </w:tabs>
        <w:jc w:val="both"/>
        <w:rPr>
          <w:lang w:val="fr-FR"/>
        </w:rPr>
        <w:pPrChange w:id="752" w:author="LECOFFRE Emilien" w:date="2017-07-04T12:23:00Z">
          <w:pPr/>
        </w:pPrChange>
      </w:pPr>
    </w:p>
    <w:p w14:paraId="78FC2243" w14:textId="5E9D1329" w:rsidR="009E4939" w:rsidRDefault="001F606F">
      <w:pPr>
        <w:pStyle w:val="Titre2"/>
        <w:numPr>
          <w:ilvl w:val="0"/>
          <w:numId w:val="4"/>
        </w:numPr>
        <w:rPr>
          <w:ins w:id="753" w:author="LECOFFRE Emilien" w:date="2017-07-04T12:03:00Z"/>
          <w:lang w:val="fr-FR"/>
        </w:rPr>
        <w:pPrChange w:id="754" w:author="LECOFFRE Emilien" w:date="2017-07-04T12:24:00Z">
          <w:pPr>
            <w:tabs>
              <w:tab w:val="left" w:pos="1820"/>
            </w:tabs>
            <w:jc w:val="both"/>
          </w:pPr>
        </w:pPrChange>
      </w:pPr>
      <w:bookmarkStart w:id="755" w:name="_Toc486949524"/>
      <w:ins w:id="756" w:author="LECOFFRE Emilien" w:date="2017-07-04T12:24:00Z">
        <w:r>
          <w:rPr>
            <w:lang w:val="fr-FR"/>
          </w:rPr>
          <w:lastRenderedPageBreak/>
          <w:t>Etape 2 : Optimiser la topologie + contraintes topologiques</w:t>
        </w:r>
      </w:ins>
      <w:bookmarkEnd w:id="755"/>
    </w:p>
    <w:p w14:paraId="4AF4F1DF" w14:textId="77777777" w:rsidR="001F606F" w:rsidRDefault="001F606F" w:rsidP="00043043">
      <w:pPr>
        <w:tabs>
          <w:tab w:val="left" w:pos="1820"/>
        </w:tabs>
        <w:jc w:val="both"/>
        <w:rPr>
          <w:ins w:id="757" w:author="LECOFFRE Emilien" w:date="2017-07-04T12:24:00Z"/>
          <w:lang w:val="fr-FR"/>
        </w:rPr>
      </w:pPr>
    </w:p>
    <w:p w14:paraId="5C8227A7" w14:textId="2FBA2C5F" w:rsidR="00043043" w:rsidRDefault="00AC54E3" w:rsidP="00043043">
      <w:pPr>
        <w:tabs>
          <w:tab w:val="left" w:pos="1820"/>
        </w:tabs>
        <w:jc w:val="both"/>
        <w:rPr>
          <w:lang w:val="fr-FR"/>
        </w:rPr>
      </w:pPr>
      <w:r>
        <w:rPr>
          <w:noProof/>
        </w:rPr>
        <w:drawing>
          <wp:anchor distT="0" distB="0" distL="114300" distR="114300" simplePos="0" relativeHeight="251729408" behindDoc="1" locked="0" layoutInCell="1" allowOverlap="1" wp14:anchorId="1DE65893" wp14:editId="7BB41411">
            <wp:simplePos x="0" y="0"/>
            <wp:positionH relativeFrom="margin">
              <wp:align>right</wp:align>
            </wp:positionH>
            <wp:positionV relativeFrom="paragraph">
              <wp:posOffset>312420</wp:posOffset>
            </wp:positionV>
            <wp:extent cx="5905500" cy="2959100"/>
            <wp:effectExtent l="0" t="0" r="0" b="0"/>
            <wp:wrapTight wrapText="bothSides">
              <wp:wrapPolygon edited="0">
                <wp:start x="0" y="0"/>
                <wp:lineTo x="0" y="21415"/>
                <wp:lineTo x="21530" y="21415"/>
                <wp:lineTo x="21530" y="0"/>
                <wp:lineTo x="0" y="0"/>
              </wp:wrapPolygon>
            </wp:wrapTight>
            <wp:docPr id="66" name="Image 66" descr="d:\LocalData\a196143\Desktop\Image Notic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ocalData\a196143\Desktop\Image Notice\1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3043">
        <w:rPr>
          <w:lang w:val="fr-FR"/>
        </w:rPr>
        <w:t>Double cliquez sur le fichier « </w:t>
      </w:r>
      <w:proofErr w:type="spellStart"/>
      <w:r w:rsidR="00043043">
        <w:rPr>
          <w:lang w:val="fr-FR"/>
        </w:rPr>
        <w:t>cfg</w:t>
      </w:r>
      <w:proofErr w:type="spellEnd"/>
      <w:r w:rsidR="00043043">
        <w:rPr>
          <w:lang w:val="fr-FR"/>
        </w:rPr>
        <w:t> » de configuration</w:t>
      </w:r>
    </w:p>
    <w:p w14:paraId="08382C2E" w14:textId="77777777" w:rsidR="00043043" w:rsidRDefault="00043043" w:rsidP="00043043">
      <w:pPr>
        <w:tabs>
          <w:tab w:val="left" w:pos="1820"/>
        </w:tabs>
        <w:jc w:val="both"/>
        <w:rPr>
          <w:lang w:val="fr-FR"/>
        </w:rPr>
      </w:pPr>
    </w:p>
    <w:p w14:paraId="6E039383" w14:textId="43BE22EB" w:rsidR="00043043" w:rsidRDefault="00377501" w:rsidP="00043043">
      <w:pPr>
        <w:tabs>
          <w:tab w:val="left" w:pos="1820"/>
        </w:tabs>
        <w:jc w:val="both"/>
        <w:rPr>
          <w:lang w:val="fr-FR"/>
        </w:rPr>
      </w:pPr>
      <w:commentRangeStart w:id="758"/>
      <w:r>
        <w:rPr>
          <w:noProof/>
        </w:rPr>
        <w:drawing>
          <wp:anchor distT="0" distB="0" distL="114300" distR="114300" simplePos="0" relativeHeight="251623936" behindDoc="0" locked="0" layoutInCell="1" allowOverlap="1" wp14:anchorId="60924051" wp14:editId="76C67647">
            <wp:simplePos x="0" y="0"/>
            <wp:positionH relativeFrom="margin">
              <wp:align>right</wp:align>
            </wp:positionH>
            <wp:positionV relativeFrom="paragraph">
              <wp:posOffset>404495</wp:posOffset>
            </wp:positionV>
            <wp:extent cx="6840220" cy="774700"/>
            <wp:effectExtent l="19050" t="19050" r="17780" b="25400"/>
            <wp:wrapSquare wrapText="bothSides"/>
            <wp:docPr id="17" name="Image 17" descr="d:\LocalData\a196143\Desktop\Image Notice\MODE1_SPE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ocalData\a196143\Desktop\Image Notice\MODE1_SPEC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0220" cy="7747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commentRangeEnd w:id="758"/>
      <w:r w:rsidR="00A16424">
        <w:rPr>
          <w:rStyle w:val="Marquedecommentaire"/>
        </w:rPr>
        <w:commentReference w:id="758"/>
      </w:r>
      <w:r w:rsidR="00043043">
        <w:rPr>
          <w:lang w:val="fr-FR"/>
        </w:rPr>
        <w:t>Dans la partie « OPTIMISATION TOPOLOGIE »,</w:t>
      </w:r>
    </w:p>
    <w:p w14:paraId="1A3EE847" w14:textId="640F8DC1" w:rsidR="00043043" w:rsidRDefault="00043043" w:rsidP="00043043">
      <w:pPr>
        <w:tabs>
          <w:tab w:val="left" w:pos="1820"/>
        </w:tabs>
        <w:jc w:val="both"/>
        <w:rPr>
          <w:lang w:val="fr-FR"/>
        </w:rPr>
      </w:pPr>
    </w:p>
    <w:p w14:paraId="7A619D9E" w14:textId="77777777" w:rsidR="00043043" w:rsidRPr="005D26CE" w:rsidRDefault="00043043" w:rsidP="00B210AC">
      <w:pPr>
        <w:tabs>
          <w:tab w:val="left" w:pos="1820"/>
        </w:tabs>
        <w:jc w:val="both"/>
        <w:rPr>
          <w:rStyle w:val="Titre3Car"/>
          <w:lang w:val="fr-FR"/>
        </w:rPr>
      </w:pPr>
      <w:r>
        <w:rPr>
          <w:lang w:val="fr-FR"/>
        </w:rPr>
        <w:t xml:space="preserve">Les paramètres suivants permettent l’optimisation de la </w:t>
      </w:r>
      <w:commentRangeStart w:id="759"/>
      <w:r>
        <w:rPr>
          <w:lang w:val="fr-FR"/>
        </w:rPr>
        <w:t>topologie</w:t>
      </w:r>
      <w:commentRangeEnd w:id="759"/>
      <w:r>
        <w:rPr>
          <w:rStyle w:val="Marquedecommentaire"/>
        </w:rPr>
        <w:commentReference w:id="759"/>
      </w:r>
      <w:r>
        <w:rPr>
          <w:lang w:val="fr-FR"/>
        </w:rPr>
        <w:t xml:space="preserve"> :</w:t>
      </w:r>
    </w:p>
    <w:p w14:paraId="0DE8AE96" w14:textId="77777777" w:rsidR="00043043" w:rsidRDefault="00043043">
      <w:pPr>
        <w:tabs>
          <w:tab w:val="left" w:pos="1820"/>
        </w:tabs>
        <w:jc w:val="both"/>
        <w:rPr>
          <w:lang w:val="fr-FR"/>
        </w:rPr>
      </w:pPr>
      <w:proofErr w:type="spellStart"/>
      <w:r w:rsidRPr="008839CE">
        <w:rPr>
          <w:u w:val="single"/>
          <w:lang w:val="fr-FR"/>
        </w:rPr>
        <w:t>Nb_it_tabu</w:t>
      </w:r>
      <w:proofErr w:type="spellEnd"/>
      <w:r w:rsidRPr="008839CE">
        <w:rPr>
          <w:u w:val="single"/>
          <w:lang w:val="fr-FR"/>
        </w:rPr>
        <w:t xml:space="preserve"> = [0, 200] :</w:t>
      </w:r>
      <w:r>
        <w:rPr>
          <w:lang w:val="fr-FR"/>
        </w:rPr>
        <w:t xml:space="preserve"> nombre d’itérations </w:t>
      </w:r>
      <w:proofErr w:type="spellStart"/>
      <w:r>
        <w:rPr>
          <w:lang w:val="fr-FR"/>
        </w:rPr>
        <w:t>tabu</w:t>
      </w:r>
      <w:proofErr w:type="spellEnd"/>
      <w:r>
        <w:rPr>
          <w:lang w:val="fr-FR"/>
        </w:rPr>
        <w:t xml:space="preserve"> d’optimisation de la solution de topologie en fonction des critères de coût et de charge. Le temps d’exécution est proportionnel au nombre d’itérations. La valeur 0 (par défaut) conserve la topologie initiale.</w:t>
      </w:r>
    </w:p>
    <w:p w14:paraId="327E7175" w14:textId="77777777" w:rsidR="00043043" w:rsidRDefault="00043043">
      <w:pPr>
        <w:tabs>
          <w:tab w:val="left" w:pos="1820"/>
        </w:tabs>
        <w:jc w:val="both"/>
        <w:rPr>
          <w:lang w:val="fr-FR"/>
        </w:rPr>
      </w:pPr>
      <w:proofErr w:type="spellStart"/>
      <w:r w:rsidRPr="00A65F5E">
        <w:rPr>
          <w:u w:val="single"/>
          <w:lang w:val="fr-FR"/>
        </w:rPr>
        <w:t>Nb_it_max_without_change</w:t>
      </w:r>
      <w:proofErr w:type="spellEnd"/>
      <w:r w:rsidRPr="00A65F5E">
        <w:rPr>
          <w:u w:val="single"/>
          <w:lang w:val="fr-FR"/>
        </w:rPr>
        <w:t xml:space="preserve"> [1, 50] :</w:t>
      </w:r>
      <w:r w:rsidRPr="00A65F5E">
        <w:rPr>
          <w:lang w:val="fr-FR"/>
        </w:rPr>
        <w:t xml:space="preserve"> nombre </w:t>
      </w:r>
      <w:r>
        <w:rPr>
          <w:lang w:val="fr-FR"/>
        </w:rPr>
        <w:t xml:space="preserve">maximal </w:t>
      </w:r>
      <w:r w:rsidRPr="00A65F5E">
        <w:rPr>
          <w:lang w:val="fr-FR"/>
        </w:rPr>
        <w:t>d’itération</w:t>
      </w:r>
      <w:r>
        <w:rPr>
          <w:lang w:val="fr-FR"/>
        </w:rPr>
        <w:t>s</w:t>
      </w:r>
      <w:r w:rsidRPr="00A65F5E">
        <w:rPr>
          <w:lang w:val="fr-FR"/>
        </w:rPr>
        <w:t xml:space="preserve"> </w:t>
      </w:r>
      <w:proofErr w:type="spellStart"/>
      <w:r w:rsidRPr="00A65F5E">
        <w:rPr>
          <w:lang w:val="fr-FR"/>
        </w:rPr>
        <w:t>tabu</w:t>
      </w:r>
      <w:proofErr w:type="spellEnd"/>
      <w:r w:rsidRPr="00A65F5E">
        <w:rPr>
          <w:lang w:val="fr-FR"/>
        </w:rPr>
        <w:t xml:space="preserve"> </w:t>
      </w:r>
      <w:r>
        <w:rPr>
          <w:lang w:val="fr-FR"/>
        </w:rPr>
        <w:t>sans amélioration de la solution</w:t>
      </w:r>
      <w:r w:rsidRPr="00A65F5E">
        <w:rPr>
          <w:lang w:val="fr-FR"/>
        </w:rPr>
        <w:t xml:space="preserve"> avant que l’o</w:t>
      </w:r>
      <w:r>
        <w:rPr>
          <w:lang w:val="fr-FR"/>
        </w:rPr>
        <w:t>util</w:t>
      </w:r>
      <w:r w:rsidRPr="00A65F5E">
        <w:rPr>
          <w:lang w:val="fr-FR"/>
        </w:rPr>
        <w:t xml:space="preserve"> décide d’interrompre </w:t>
      </w:r>
      <w:r>
        <w:rPr>
          <w:lang w:val="fr-FR"/>
        </w:rPr>
        <w:t xml:space="preserve">son </w:t>
      </w:r>
      <w:r w:rsidRPr="00A65F5E">
        <w:rPr>
          <w:lang w:val="fr-FR"/>
        </w:rPr>
        <w:t xml:space="preserve">exécution. </w:t>
      </w:r>
    </w:p>
    <w:p w14:paraId="37D35B7D" w14:textId="4E76875E" w:rsidR="00043043" w:rsidRPr="000F0D34" w:rsidRDefault="007D12CB" w:rsidP="00043043">
      <w:pPr>
        <w:tabs>
          <w:tab w:val="left" w:pos="1820"/>
        </w:tabs>
        <w:jc w:val="both"/>
        <w:rPr>
          <w:lang w:val="fr-FR"/>
        </w:rPr>
      </w:pPr>
      <w:bookmarkStart w:id="760" w:name="_GoBack"/>
      <w:bookmarkEnd w:id="760"/>
      <w:r>
        <w:rPr>
          <w:noProof/>
        </w:rPr>
        <w:lastRenderedPageBreak/>
        <w:drawing>
          <wp:anchor distT="0" distB="0" distL="114300" distR="114300" simplePos="0" relativeHeight="251730432" behindDoc="0" locked="0" layoutInCell="1" allowOverlap="1" wp14:anchorId="4F07EA01" wp14:editId="7D823624">
            <wp:simplePos x="0" y="0"/>
            <wp:positionH relativeFrom="margin">
              <wp:posOffset>-635</wp:posOffset>
            </wp:positionH>
            <wp:positionV relativeFrom="paragraph">
              <wp:posOffset>381000</wp:posOffset>
            </wp:positionV>
            <wp:extent cx="5892800" cy="2959100"/>
            <wp:effectExtent l="0" t="0" r="0" b="0"/>
            <wp:wrapSquare wrapText="bothSides"/>
            <wp:docPr id="67" name="Image 67" descr="d:\LocalData\a196143\Desktop\Image Notic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ocalData\a196143\Desktop\Image Notice\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8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3043">
        <w:rPr>
          <w:lang w:val="fr-FR"/>
        </w:rPr>
        <w:t>Double cliquez sur le dossier « </w:t>
      </w:r>
      <w:proofErr w:type="spellStart"/>
      <w:r w:rsidR="00043043">
        <w:rPr>
          <w:lang w:val="fr-FR"/>
        </w:rPr>
        <w:t>DataNew</w:t>
      </w:r>
      <w:proofErr w:type="spellEnd"/>
      <w:r w:rsidR="00043043">
        <w:rPr>
          <w:lang w:val="fr-FR"/>
        </w:rPr>
        <w:t> »</w:t>
      </w:r>
    </w:p>
    <w:p w14:paraId="426996EA" w14:textId="77777777" w:rsidR="00043043" w:rsidRDefault="00043043" w:rsidP="00043043">
      <w:pPr>
        <w:tabs>
          <w:tab w:val="left" w:pos="1820"/>
        </w:tabs>
        <w:jc w:val="both"/>
        <w:rPr>
          <w:lang w:val="fr-FR"/>
        </w:rPr>
      </w:pPr>
    </w:p>
    <w:p w14:paraId="67CF53F1" w14:textId="77777777" w:rsidR="00043043" w:rsidRDefault="00043043" w:rsidP="00043043">
      <w:pPr>
        <w:tabs>
          <w:tab w:val="left" w:pos="1820"/>
        </w:tabs>
        <w:jc w:val="both"/>
        <w:rPr>
          <w:lang w:val="fr-FR"/>
        </w:rPr>
      </w:pPr>
      <w:r>
        <w:rPr>
          <w:noProof/>
        </w:rPr>
        <w:drawing>
          <wp:anchor distT="0" distB="0" distL="114300" distR="114300" simplePos="0" relativeHeight="251627008" behindDoc="0" locked="0" layoutInCell="1" allowOverlap="1" wp14:anchorId="2F45B8DC" wp14:editId="20D1A711">
            <wp:simplePos x="0" y="0"/>
            <wp:positionH relativeFrom="margin">
              <wp:align>right</wp:align>
            </wp:positionH>
            <wp:positionV relativeFrom="paragraph">
              <wp:posOffset>374015</wp:posOffset>
            </wp:positionV>
            <wp:extent cx="5943600" cy="2997200"/>
            <wp:effectExtent l="0" t="0" r="0" b="0"/>
            <wp:wrapSquare wrapText="bothSides"/>
            <wp:docPr id="20" name="Image 20" descr="d:\LocalData\a196143\Desktop\Image Notice\MODE1_SPE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LocalData\a196143\Desktop\Image Notice\MODE1_SPEC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 xml:space="preserve">Double cliquez sur le fichier « User </w:t>
      </w:r>
      <w:proofErr w:type="spellStart"/>
      <w:r>
        <w:rPr>
          <w:lang w:val="fr-FR"/>
        </w:rPr>
        <w:t>Topology</w:t>
      </w:r>
      <w:proofErr w:type="spellEnd"/>
      <w:r>
        <w:rPr>
          <w:lang w:val="fr-FR"/>
        </w:rPr>
        <w:t> »</w:t>
      </w:r>
    </w:p>
    <w:p w14:paraId="17D42297" w14:textId="77777777" w:rsidR="00043043" w:rsidRDefault="00043043" w:rsidP="00043043">
      <w:pPr>
        <w:tabs>
          <w:tab w:val="left" w:pos="1820"/>
        </w:tabs>
        <w:jc w:val="both"/>
        <w:rPr>
          <w:lang w:val="fr-FR"/>
        </w:rPr>
      </w:pPr>
    </w:p>
    <w:p w14:paraId="403FACC2" w14:textId="77777777" w:rsidR="00043043" w:rsidRDefault="00043043" w:rsidP="00043043">
      <w:pPr>
        <w:tabs>
          <w:tab w:val="left" w:pos="1820"/>
        </w:tabs>
        <w:jc w:val="both"/>
        <w:rPr>
          <w:lang w:val="fr-FR"/>
        </w:rPr>
      </w:pPr>
    </w:p>
    <w:p w14:paraId="65D36744" w14:textId="798526CD" w:rsidR="00043043" w:rsidRDefault="00043043" w:rsidP="00043043">
      <w:pPr>
        <w:tabs>
          <w:tab w:val="left" w:pos="1820"/>
        </w:tabs>
        <w:jc w:val="both"/>
        <w:rPr>
          <w:lang w:val="fr-FR"/>
        </w:rPr>
      </w:pPr>
      <w:r>
        <w:rPr>
          <w:noProof/>
        </w:rPr>
        <w:lastRenderedPageBreak/>
        <w:drawing>
          <wp:anchor distT="0" distB="0" distL="114300" distR="114300" simplePos="0" relativeHeight="251628032" behindDoc="0" locked="0" layoutInCell="1" allowOverlap="1" wp14:anchorId="2602F42B" wp14:editId="5A5DE9EA">
            <wp:simplePos x="0" y="0"/>
            <wp:positionH relativeFrom="margin">
              <wp:posOffset>-770004</wp:posOffset>
            </wp:positionH>
            <wp:positionV relativeFrom="paragraph">
              <wp:posOffset>914400</wp:posOffset>
            </wp:positionV>
            <wp:extent cx="7490460" cy="960315"/>
            <wp:effectExtent l="19050" t="19050" r="15240" b="11430"/>
            <wp:wrapSquare wrapText="bothSides"/>
            <wp:docPr id="21" name="Image 21" descr="d:\LocalData\a196143\Desktop\Image Notice\MODE1_SPE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LocalData\a196143\Desktop\Image Notice\MODE1_SPEC1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0460" cy="9603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fr-FR"/>
        </w:rPr>
        <w:t xml:space="preserve">Dans le tableau Calculateurs/Réseaux du fichier User </w:t>
      </w:r>
      <w:proofErr w:type="spellStart"/>
      <w:r>
        <w:rPr>
          <w:lang w:val="fr-FR"/>
        </w:rPr>
        <w:t>Topology</w:t>
      </w:r>
      <w:proofErr w:type="spellEnd"/>
      <w:r>
        <w:rPr>
          <w:lang w:val="fr-FR"/>
        </w:rPr>
        <w:t xml:space="preserve">, un « 1 » signifie que le calculateur de la colonne est </w:t>
      </w:r>
      <w:r w:rsidR="008025E9">
        <w:rPr>
          <w:lang w:val="fr-FR"/>
        </w:rPr>
        <w:t xml:space="preserve">connecté </w:t>
      </w:r>
      <w:r>
        <w:rPr>
          <w:lang w:val="fr-FR"/>
        </w:rPr>
        <w:t xml:space="preserve">au réseau de la ligne dans la topologie initiale. Ce tableau est initialisé avec la topologie de la messagerie choisie </w:t>
      </w:r>
      <w:r w:rsidR="008025E9">
        <w:rPr>
          <w:lang w:val="fr-FR"/>
        </w:rPr>
        <w:t>plus tôt</w:t>
      </w:r>
      <w:r>
        <w:rPr>
          <w:lang w:val="fr-FR"/>
        </w:rPr>
        <w:t>.</w:t>
      </w:r>
    </w:p>
    <w:p w14:paraId="7A2D7EE8" w14:textId="77777777" w:rsidR="00043043" w:rsidRDefault="00043043" w:rsidP="00043043">
      <w:pPr>
        <w:tabs>
          <w:tab w:val="left" w:pos="1820"/>
        </w:tabs>
        <w:jc w:val="both"/>
        <w:rPr>
          <w:lang w:val="fr-FR"/>
        </w:rPr>
      </w:pPr>
    </w:p>
    <w:p w14:paraId="3E6A7701" w14:textId="77777777" w:rsidR="00043043" w:rsidRPr="00A65F5E" w:rsidRDefault="00043043" w:rsidP="00043043">
      <w:pPr>
        <w:tabs>
          <w:tab w:val="left" w:pos="1820"/>
        </w:tabs>
        <w:jc w:val="both"/>
        <w:rPr>
          <w:lang w:val="fr-FR"/>
        </w:rPr>
      </w:pPr>
    </w:p>
    <w:p w14:paraId="4091738B" w14:textId="5B503509" w:rsidR="009E4939" w:rsidRDefault="009E4939">
      <w:pPr>
        <w:pStyle w:val="Titre2"/>
        <w:numPr>
          <w:ilvl w:val="0"/>
          <w:numId w:val="4"/>
        </w:numPr>
        <w:rPr>
          <w:ins w:id="761" w:author="LECOFFRE Emilien" w:date="2017-07-04T12:05:00Z"/>
          <w:lang w:val="fr-FR"/>
        </w:rPr>
        <w:pPrChange w:id="762" w:author="LECOFFRE Emilien" w:date="2017-07-04T12:05:00Z">
          <w:pPr/>
        </w:pPrChange>
      </w:pPr>
      <w:bookmarkStart w:id="763" w:name="_Toc486949525"/>
      <w:ins w:id="764" w:author="LECOFFRE Emilien" w:date="2017-07-04T12:05:00Z">
        <w:r>
          <w:rPr>
            <w:lang w:val="fr-FR"/>
          </w:rPr>
          <w:t>Etape 3 : Contraintes de routage</w:t>
        </w:r>
        <w:bookmarkEnd w:id="763"/>
      </w:ins>
    </w:p>
    <w:p w14:paraId="3EBC2888" w14:textId="24B3C36B" w:rsidR="00043043" w:rsidDel="009E4939" w:rsidRDefault="007D12CB">
      <w:pPr>
        <w:pStyle w:val="Titre2"/>
        <w:rPr>
          <w:del w:id="765" w:author="LECOFFRE Emilien" w:date="2017-07-04T12:05:00Z"/>
          <w:lang w:val="fr-FR"/>
        </w:rPr>
        <w:pPrChange w:id="766" w:author="LECOFFRE Emilien" w:date="2017-07-04T12:05:00Z">
          <w:pPr>
            <w:pStyle w:val="Titre3"/>
            <w:numPr>
              <w:numId w:val="6"/>
            </w:numPr>
            <w:ind w:left="720" w:hanging="360"/>
          </w:pPr>
        </w:pPrChange>
      </w:pPr>
      <w:del w:id="767" w:author="LECOFFRE Emilien" w:date="2017-07-04T12:05:00Z">
        <w:r w:rsidDel="009E4939">
          <w:rPr>
            <w:lang w:val="fr-FR"/>
          </w:rPr>
          <w:delText>Version B</w:delText>
        </w:r>
      </w:del>
    </w:p>
    <w:p w14:paraId="6BB1EC57" w14:textId="77777777" w:rsidR="007D12CB" w:rsidRPr="007D12CB" w:rsidRDefault="007D12CB">
      <w:pPr>
        <w:pStyle w:val="Titre2"/>
        <w:rPr>
          <w:lang w:val="fr-FR"/>
        </w:rPr>
        <w:pPrChange w:id="768" w:author="LECOFFRE Emilien" w:date="2017-07-04T12:05:00Z">
          <w:pPr/>
        </w:pPrChange>
      </w:pPr>
    </w:p>
    <w:p w14:paraId="536BC531" w14:textId="73A6244A" w:rsidR="00043043" w:rsidRPr="000F0D34" w:rsidRDefault="00043043" w:rsidP="00043043">
      <w:pPr>
        <w:tabs>
          <w:tab w:val="left" w:pos="1820"/>
        </w:tabs>
        <w:jc w:val="both"/>
        <w:rPr>
          <w:lang w:val="fr-FR"/>
        </w:rPr>
      </w:pPr>
      <w:r>
        <w:rPr>
          <w:lang w:val="fr-FR"/>
        </w:rPr>
        <w:t>Double cliquez sur le dossier « </w:t>
      </w:r>
      <w:proofErr w:type="spellStart"/>
      <w:r>
        <w:rPr>
          <w:lang w:val="fr-FR"/>
        </w:rPr>
        <w:t>DataNew</w:t>
      </w:r>
      <w:proofErr w:type="spellEnd"/>
      <w:r>
        <w:rPr>
          <w:lang w:val="fr-FR"/>
        </w:rPr>
        <w:t> »</w:t>
      </w:r>
    </w:p>
    <w:p w14:paraId="6878D632" w14:textId="706A41B9" w:rsidR="00043043" w:rsidRPr="00AC09E3" w:rsidRDefault="007D12CB" w:rsidP="00043043">
      <w:pPr>
        <w:rPr>
          <w:lang w:val="fr-FR"/>
        </w:rPr>
      </w:pPr>
      <w:r>
        <w:rPr>
          <w:noProof/>
        </w:rPr>
        <w:drawing>
          <wp:anchor distT="0" distB="0" distL="114300" distR="114300" simplePos="0" relativeHeight="251732480" behindDoc="0" locked="0" layoutInCell="1" allowOverlap="1" wp14:anchorId="6374759E" wp14:editId="461AA1BE">
            <wp:simplePos x="0" y="0"/>
            <wp:positionH relativeFrom="margin">
              <wp:align>left</wp:align>
            </wp:positionH>
            <wp:positionV relativeFrom="paragraph">
              <wp:posOffset>178435</wp:posOffset>
            </wp:positionV>
            <wp:extent cx="5892800" cy="2959100"/>
            <wp:effectExtent l="0" t="0" r="0" b="0"/>
            <wp:wrapSquare wrapText="bothSides"/>
            <wp:docPr id="68" name="Image 68" descr="d:\LocalData\a196143\Desktop\Image Notic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ocalData\a196143\Desktop\Image Notice\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800" cy="295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E1D7E" w14:textId="6C7F72F6" w:rsidR="00043043" w:rsidRPr="00A65F5E" w:rsidRDefault="00043043" w:rsidP="00043043">
      <w:pPr>
        <w:tabs>
          <w:tab w:val="left" w:pos="1820"/>
        </w:tabs>
        <w:jc w:val="both"/>
        <w:rPr>
          <w:lang w:val="fr-FR"/>
        </w:rPr>
      </w:pPr>
    </w:p>
    <w:p w14:paraId="5E7E691A" w14:textId="77777777" w:rsidR="00043043" w:rsidRPr="00A65F5E" w:rsidRDefault="00043043" w:rsidP="00043043">
      <w:pPr>
        <w:tabs>
          <w:tab w:val="left" w:pos="1820"/>
        </w:tabs>
        <w:jc w:val="both"/>
        <w:rPr>
          <w:lang w:val="fr-FR"/>
        </w:rPr>
      </w:pPr>
    </w:p>
    <w:p w14:paraId="3292EDE0" w14:textId="77777777" w:rsidR="00043043" w:rsidRPr="00A65F5E" w:rsidRDefault="00043043" w:rsidP="00043043">
      <w:pPr>
        <w:tabs>
          <w:tab w:val="left" w:pos="1820"/>
        </w:tabs>
        <w:jc w:val="both"/>
        <w:rPr>
          <w:lang w:val="fr-FR"/>
        </w:rPr>
      </w:pPr>
    </w:p>
    <w:p w14:paraId="49BC85A3" w14:textId="77777777" w:rsidR="00043043" w:rsidRPr="00A65F5E" w:rsidRDefault="00043043" w:rsidP="00043043">
      <w:pPr>
        <w:tabs>
          <w:tab w:val="left" w:pos="1820"/>
        </w:tabs>
        <w:jc w:val="both"/>
        <w:rPr>
          <w:lang w:val="fr-FR"/>
        </w:rPr>
      </w:pPr>
      <w:r>
        <w:rPr>
          <w:noProof/>
        </w:rPr>
        <w:lastRenderedPageBreak/>
        <w:drawing>
          <wp:anchor distT="0" distB="0" distL="114300" distR="114300" simplePos="0" relativeHeight="251630080" behindDoc="0" locked="0" layoutInCell="1" allowOverlap="1" wp14:anchorId="6F49E9E6" wp14:editId="177A07D7">
            <wp:simplePos x="0" y="0"/>
            <wp:positionH relativeFrom="margin">
              <wp:posOffset>-50800</wp:posOffset>
            </wp:positionH>
            <wp:positionV relativeFrom="paragraph">
              <wp:posOffset>358140</wp:posOffset>
            </wp:positionV>
            <wp:extent cx="5943600" cy="3009900"/>
            <wp:effectExtent l="0" t="0" r="0" b="0"/>
            <wp:wrapSquare wrapText="bothSides"/>
            <wp:docPr id="23" name="Image 23" descr="d:\LocalData\a196143\Desktop\Image Notice\MODE1_SPE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LocalData\a196143\Desktop\Image Notice\MODE1_SPEC2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 xml:space="preserve">Double cliquez sur le fichier « Mat </w:t>
      </w:r>
      <w:proofErr w:type="spellStart"/>
      <w:r>
        <w:rPr>
          <w:lang w:val="fr-FR"/>
        </w:rPr>
        <w:t>Rout</w:t>
      </w:r>
      <w:proofErr w:type="spellEnd"/>
      <w:r>
        <w:rPr>
          <w:lang w:val="fr-FR"/>
        </w:rPr>
        <w:t> »</w:t>
      </w:r>
    </w:p>
    <w:p w14:paraId="605FA132" w14:textId="77777777" w:rsidR="00043043" w:rsidRPr="00A65F5E" w:rsidRDefault="00043043" w:rsidP="00043043">
      <w:pPr>
        <w:tabs>
          <w:tab w:val="left" w:pos="1820"/>
        </w:tabs>
        <w:jc w:val="both"/>
        <w:rPr>
          <w:lang w:val="fr-FR"/>
        </w:rPr>
      </w:pPr>
    </w:p>
    <w:p w14:paraId="4FB7D2FB" w14:textId="27B325CD" w:rsidR="00043043" w:rsidRPr="00A65F5E" w:rsidRDefault="00043043" w:rsidP="00043043">
      <w:pPr>
        <w:tabs>
          <w:tab w:val="left" w:pos="1820"/>
        </w:tabs>
        <w:jc w:val="both"/>
        <w:rPr>
          <w:lang w:val="fr-FR"/>
        </w:rPr>
      </w:pPr>
      <w:r>
        <w:rPr>
          <w:lang w:val="fr-FR"/>
        </w:rPr>
        <w:t>Dans le tableau Trames/Trames du fichier « Ma</w:t>
      </w:r>
      <w:r w:rsidR="007D12CB">
        <w:rPr>
          <w:lang w:val="fr-FR"/>
        </w:rPr>
        <w:t>t</w:t>
      </w:r>
      <w:r>
        <w:rPr>
          <w:lang w:val="fr-FR"/>
        </w:rPr>
        <w:t xml:space="preserve"> </w:t>
      </w:r>
      <w:proofErr w:type="spellStart"/>
      <w:r>
        <w:rPr>
          <w:lang w:val="fr-FR"/>
        </w:rPr>
        <w:t>Rout</w:t>
      </w:r>
      <w:proofErr w:type="spellEnd"/>
      <w:r>
        <w:rPr>
          <w:lang w:val="fr-FR"/>
        </w:rPr>
        <w:t xml:space="preserve"> », un « X » signifie que la trame de la colonne n’a pas le droit d’être transmise sur un sous réseau commun à la trame de la ligne. Il n’y a par défaut aucune contrainte de routage. </w:t>
      </w:r>
    </w:p>
    <w:p w14:paraId="5A25BC87" w14:textId="77777777" w:rsidR="00043043" w:rsidRPr="00A65F5E" w:rsidRDefault="00043043" w:rsidP="00043043">
      <w:pPr>
        <w:tabs>
          <w:tab w:val="left" w:pos="1820"/>
        </w:tabs>
        <w:jc w:val="both"/>
        <w:rPr>
          <w:lang w:val="fr-FR"/>
        </w:rPr>
      </w:pPr>
      <w:r>
        <w:rPr>
          <w:noProof/>
        </w:rPr>
        <w:drawing>
          <wp:anchor distT="0" distB="0" distL="114300" distR="114300" simplePos="0" relativeHeight="251631104" behindDoc="0" locked="0" layoutInCell="1" allowOverlap="1" wp14:anchorId="4CD1F63F" wp14:editId="2DE09F36">
            <wp:simplePos x="0" y="0"/>
            <wp:positionH relativeFrom="margin">
              <wp:align>right</wp:align>
            </wp:positionH>
            <wp:positionV relativeFrom="paragraph">
              <wp:posOffset>289560</wp:posOffset>
            </wp:positionV>
            <wp:extent cx="5943600" cy="1524000"/>
            <wp:effectExtent l="19050" t="19050" r="19050" b="19050"/>
            <wp:wrapSquare wrapText="bothSides"/>
            <wp:docPr id="24" name="Image 24" descr="d:\LocalData\a196143\Desktop\Image Notice\MODE1_SPE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LocalData\a196143\Desktop\Image Notice\MODE1_SPEC2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4BE5C9C" w14:textId="77777777" w:rsidR="00043043" w:rsidRPr="00A65F5E" w:rsidRDefault="00043043" w:rsidP="00043043">
      <w:pPr>
        <w:tabs>
          <w:tab w:val="left" w:pos="1820"/>
        </w:tabs>
        <w:jc w:val="both"/>
        <w:rPr>
          <w:lang w:val="fr-FR"/>
        </w:rPr>
      </w:pPr>
    </w:p>
    <w:p w14:paraId="45F3B725" w14:textId="77777777" w:rsidR="00043043" w:rsidRPr="00A65F5E" w:rsidRDefault="00043043" w:rsidP="00043043">
      <w:pPr>
        <w:tabs>
          <w:tab w:val="left" w:pos="1820"/>
        </w:tabs>
        <w:jc w:val="both"/>
        <w:rPr>
          <w:lang w:val="fr-FR"/>
        </w:rPr>
      </w:pPr>
    </w:p>
    <w:p w14:paraId="31C5E4A1" w14:textId="77777777" w:rsidR="00043043" w:rsidRPr="00A65F5E" w:rsidRDefault="00043043" w:rsidP="00043043">
      <w:pPr>
        <w:tabs>
          <w:tab w:val="left" w:pos="1820"/>
        </w:tabs>
        <w:jc w:val="both"/>
        <w:rPr>
          <w:lang w:val="fr-FR"/>
        </w:rPr>
      </w:pPr>
    </w:p>
    <w:p w14:paraId="0FE0B455" w14:textId="77777777" w:rsidR="00043043" w:rsidRDefault="00043043" w:rsidP="00043043">
      <w:pPr>
        <w:tabs>
          <w:tab w:val="left" w:pos="1820"/>
        </w:tabs>
        <w:jc w:val="both"/>
        <w:rPr>
          <w:lang w:val="fr-FR"/>
        </w:rPr>
      </w:pPr>
    </w:p>
    <w:p w14:paraId="06BBBD5C" w14:textId="77777777" w:rsidR="007D12CB" w:rsidRPr="00A65F5E" w:rsidRDefault="007D12CB" w:rsidP="00043043">
      <w:pPr>
        <w:tabs>
          <w:tab w:val="left" w:pos="1820"/>
        </w:tabs>
        <w:jc w:val="both"/>
        <w:rPr>
          <w:lang w:val="fr-FR"/>
        </w:rPr>
      </w:pPr>
    </w:p>
    <w:p w14:paraId="3A72CB10" w14:textId="77777777" w:rsidR="00043043" w:rsidRDefault="00043043" w:rsidP="00043043">
      <w:pPr>
        <w:tabs>
          <w:tab w:val="left" w:pos="1820"/>
        </w:tabs>
        <w:jc w:val="both"/>
        <w:rPr>
          <w:lang w:val="fr-FR"/>
        </w:rPr>
      </w:pPr>
    </w:p>
    <w:p w14:paraId="6EB119E6" w14:textId="77777777" w:rsidR="007D12CB" w:rsidRPr="00A65F5E" w:rsidRDefault="007D12CB" w:rsidP="00043043">
      <w:pPr>
        <w:tabs>
          <w:tab w:val="left" w:pos="1820"/>
        </w:tabs>
        <w:jc w:val="both"/>
        <w:rPr>
          <w:lang w:val="fr-FR"/>
        </w:rPr>
      </w:pPr>
    </w:p>
    <w:p w14:paraId="60E508C4" w14:textId="44E068AA" w:rsidR="00043043" w:rsidRPr="00A65F5E" w:rsidDel="009E4939" w:rsidRDefault="007D12CB" w:rsidP="007D12CB">
      <w:pPr>
        <w:pStyle w:val="Titre3"/>
        <w:numPr>
          <w:ilvl w:val="0"/>
          <w:numId w:val="6"/>
        </w:numPr>
        <w:rPr>
          <w:del w:id="769" w:author="LECOFFRE Emilien" w:date="2017-07-04T12:06:00Z"/>
          <w:lang w:val="fr-FR"/>
        </w:rPr>
      </w:pPr>
      <w:del w:id="770" w:author="LECOFFRE Emilien" w:date="2017-07-04T12:06:00Z">
        <w:r w:rsidDel="009E4939">
          <w:rPr>
            <w:lang w:val="fr-FR"/>
          </w:rPr>
          <w:delText>Version C</w:delText>
        </w:r>
      </w:del>
    </w:p>
    <w:p w14:paraId="4D8E2CE1" w14:textId="78777DD8" w:rsidR="00043043" w:rsidDel="009E4939" w:rsidRDefault="00043043" w:rsidP="00043043">
      <w:pPr>
        <w:tabs>
          <w:tab w:val="left" w:pos="1820"/>
        </w:tabs>
        <w:jc w:val="both"/>
        <w:rPr>
          <w:del w:id="771" w:author="LECOFFRE Emilien" w:date="2017-07-04T12:06:00Z"/>
          <w:lang w:val="fr-FR"/>
        </w:rPr>
      </w:pPr>
    </w:p>
    <w:p w14:paraId="625CA03C" w14:textId="476ABAC0" w:rsidR="00043043" w:rsidRPr="000F0D34" w:rsidDel="009E4939" w:rsidRDefault="00043043" w:rsidP="00043043">
      <w:pPr>
        <w:tabs>
          <w:tab w:val="left" w:pos="1820"/>
        </w:tabs>
        <w:jc w:val="both"/>
        <w:rPr>
          <w:del w:id="772" w:author="LECOFFRE Emilien" w:date="2017-07-04T12:06:00Z"/>
          <w:lang w:val="fr-FR"/>
        </w:rPr>
      </w:pPr>
      <w:del w:id="773" w:author="LECOFFRE Emilien" w:date="2017-07-04T12:06:00Z">
        <w:r w:rsidDel="009E4939">
          <w:rPr>
            <w:lang w:val="fr-FR"/>
          </w:rPr>
          <w:delText>Double cliquez sur le dossier « DataNew »</w:delText>
        </w:r>
      </w:del>
    </w:p>
    <w:p w14:paraId="5E66CEEC" w14:textId="4B02DF24" w:rsidR="00D37A4E" w:rsidDel="009E4939" w:rsidRDefault="00D37A4E" w:rsidP="00043043">
      <w:pPr>
        <w:tabs>
          <w:tab w:val="left" w:pos="1820"/>
        </w:tabs>
        <w:jc w:val="both"/>
        <w:rPr>
          <w:del w:id="774" w:author="LECOFFRE Emilien" w:date="2017-07-04T12:06:00Z"/>
          <w:lang w:val="fr-FR"/>
        </w:rPr>
      </w:pPr>
      <w:del w:id="775" w:author="LECOFFRE Emilien" w:date="2017-07-04T12:06:00Z">
        <w:r w:rsidDel="009E4939">
          <w:rPr>
            <w:noProof/>
          </w:rPr>
          <w:drawing>
            <wp:anchor distT="0" distB="0" distL="114300" distR="114300" simplePos="0" relativeHeight="251734528" behindDoc="0" locked="0" layoutInCell="1" allowOverlap="1" wp14:anchorId="76CAF610" wp14:editId="306B1503">
              <wp:simplePos x="0" y="0"/>
              <wp:positionH relativeFrom="margin">
                <wp:align>left</wp:align>
              </wp:positionH>
              <wp:positionV relativeFrom="paragraph">
                <wp:posOffset>226695</wp:posOffset>
              </wp:positionV>
              <wp:extent cx="5892800" cy="2959100"/>
              <wp:effectExtent l="0" t="0" r="0" b="0"/>
              <wp:wrapSquare wrapText="bothSides"/>
              <wp:docPr id="69" name="Image 69" descr="d:\LocalData\a196143\Desktop\Image Notic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ocalData\a196143\Desktop\Image Notice\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800" cy="295910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167BF83D" w14:textId="1E66D088" w:rsidR="00043043" w:rsidDel="009E4939" w:rsidRDefault="00043043" w:rsidP="00043043">
      <w:pPr>
        <w:tabs>
          <w:tab w:val="left" w:pos="1820"/>
        </w:tabs>
        <w:jc w:val="both"/>
        <w:rPr>
          <w:del w:id="776" w:author="LECOFFRE Emilien" w:date="2017-07-04T12:06:00Z"/>
          <w:lang w:val="fr-FR"/>
        </w:rPr>
      </w:pPr>
    </w:p>
    <w:p w14:paraId="2CEEF8DB" w14:textId="1622C8BA" w:rsidR="00043043" w:rsidDel="009E4939" w:rsidRDefault="00043043" w:rsidP="00043043">
      <w:pPr>
        <w:tabs>
          <w:tab w:val="left" w:pos="1820"/>
        </w:tabs>
        <w:jc w:val="both"/>
        <w:rPr>
          <w:del w:id="777" w:author="LECOFFRE Emilien" w:date="2017-07-04T12:06:00Z"/>
          <w:lang w:val="fr-FR"/>
        </w:rPr>
      </w:pPr>
      <w:del w:id="778" w:author="LECOFFRE Emilien" w:date="2017-07-04T12:06:00Z">
        <w:r w:rsidDel="009E4939">
          <w:rPr>
            <w:noProof/>
          </w:rPr>
          <w:drawing>
            <wp:anchor distT="0" distB="0" distL="114300" distR="114300" simplePos="0" relativeHeight="251633152" behindDoc="0" locked="0" layoutInCell="1" allowOverlap="1" wp14:anchorId="4DE956C1" wp14:editId="376808CD">
              <wp:simplePos x="0" y="0"/>
              <wp:positionH relativeFrom="margin">
                <wp:align>right</wp:align>
              </wp:positionH>
              <wp:positionV relativeFrom="paragraph">
                <wp:posOffset>353695</wp:posOffset>
              </wp:positionV>
              <wp:extent cx="5943600" cy="3009900"/>
              <wp:effectExtent l="0" t="0" r="0" b="0"/>
              <wp:wrapSquare wrapText="bothSides"/>
              <wp:docPr id="26" name="Image 26" descr="d:\LocalData\a196143\Desktop\Image Notice\MODE2_SPE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ocalData\a196143\Desktop\Image Notice\MODE2_SPEC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sidDel="009E4939">
          <w:rPr>
            <w:lang w:val="fr-FR"/>
          </w:rPr>
          <w:delText>Double cliquez sur le fichier « Param »</w:delText>
        </w:r>
      </w:del>
    </w:p>
    <w:p w14:paraId="1A47F281" w14:textId="4F7B3F9E" w:rsidR="007D12CB" w:rsidDel="009E4939" w:rsidRDefault="007D12CB" w:rsidP="00043043">
      <w:pPr>
        <w:tabs>
          <w:tab w:val="left" w:pos="1820"/>
        </w:tabs>
        <w:jc w:val="both"/>
        <w:rPr>
          <w:del w:id="779" w:author="LECOFFRE Emilien" w:date="2017-07-04T12:06:00Z"/>
          <w:lang w:val="fr-FR"/>
        </w:rPr>
      </w:pPr>
    </w:p>
    <w:p w14:paraId="4DA83C42" w14:textId="46446524" w:rsidR="007D12CB" w:rsidDel="009E4939" w:rsidRDefault="007D12CB" w:rsidP="00043043">
      <w:pPr>
        <w:tabs>
          <w:tab w:val="left" w:pos="1820"/>
        </w:tabs>
        <w:jc w:val="both"/>
        <w:rPr>
          <w:del w:id="780" w:author="LECOFFRE Emilien" w:date="2017-07-04T12:06:00Z"/>
          <w:lang w:val="fr-FR"/>
        </w:rPr>
      </w:pPr>
    </w:p>
    <w:p w14:paraId="4A1C8A44" w14:textId="48E900A0" w:rsidR="007D12CB" w:rsidDel="009E4939" w:rsidRDefault="007D12CB" w:rsidP="00043043">
      <w:pPr>
        <w:tabs>
          <w:tab w:val="left" w:pos="1820"/>
        </w:tabs>
        <w:jc w:val="both"/>
        <w:rPr>
          <w:del w:id="781" w:author="LECOFFRE Emilien" w:date="2017-07-04T12:06:00Z"/>
          <w:lang w:val="fr-FR"/>
        </w:rPr>
      </w:pPr>
    </w:p>
    <w:p w14:paraId="66CDA1FA" w14:textId="13B59A2F" w:rsidR="00043043" w:rsidDel="009E4939" w:rsidRDefault="0052390B" w:rsidP="00043043">
      <w:pPr>
        <w:tabs>
          <w:tab w:val="left" w:pos="1820"/>
        </w:tabs>
        <w:jc w:val="both"/>
        <w:rPr>
          <w:del w:id="782" w:author="LECOFFRE Emilien" w:date="2017-07-04T12:06:00Z"/>
          <w:lang w:val="fr-FR"/>
        </w:rPr>
      </w:pPr>
      <w:ins w:id="783" w:author="KORZIN Stephane" w:date="2017-06-30T09:12:00Z">
        <w:del w:id="784" w:author="LECOFFRE Emilien" w:date="2017-07-04T12:06:00Z">
          <w:r w:rsidDel="009E4939">
            <w:rPr>
              <w:lang w:val="fr-FR"/>
            </w:rPr>
            <w:delText xml:space="preserve">Dans le fichier </w:delText>
          </w:r>
        </w:del>
      </w:ins>
      <w:del w:id="785" w:author="LECOFFRE Emilien" w:date="2017-07-04T12:06:00Z">
        <w:r w:rsidR="00043043" w:rsidDel="009E4939">
          <w:rPr>
            <w:lang w:val="fr-FR"/>
          </w:rPr>
          <w:delText xml:space="preserve">La colonne « Fix param </w:delText>
        </w:r>
        <w:commentRangeStart w:id="786"/>
        <w:commentRangeStart w:id="787"/>
        <w:r w:rsidR="00043043" w:rsidDel="009E4939">
          <w:rPr>
            <w:lang w:val="fr-FR"/>
          </w:rPr>
          <w:delText>in</w:delText>
        </w:r>
        <w:commentRangeEnd w:id="786"/>
        <w:r w:rsidR="00043043" w:rsidDel="009E4939">
          <w:rPr>
            <w:rStyle w:val="Marquedecommentaire"/>
          </w:rPr>
          <w:commentReference w:id="786"/>
        </w:r>
        <w:commentRangeEnd w:id="787"/>
        <w:r w:rsidR="008025E9" w:rsidDel="009E4939">
          <w:rPr>
            <w:rStyle w:val="Marquedecommentaire"/>
          </w:rPr>
          <w:commentReference w:id="787"/>
        </w:r>
        <w:r w:rsidR="00043043" w:rsidDel="009E4939">
          <w:rPr>
            <w:lang w:val="fr-FR"/>
          </w:rPr>
          <w:delText> » du fichier « Param »</w:delText>
        </w:r>
      </w:del>
      <w:ins w:id="788" w:author="KORZIN Stephane" w:date="2017-06-30T09:12:00Z">
        <w:del w:id="789" w:author="LECOFFRE Emilien" w:date="2017-07-04T12:06:00Z">
          <w:r w:rsidDel="009E4939">
            <w:rPr>
              <w:lang w:val="fr-FR"/>
            </w:rPr>
            <w:delText>,</w:delText>
          </w:r>
        </w:del>
      </w:ins>
      <w:del w:id="790" w:author="LECOFFRE Emilien" w:date="2017-07-04T12:06:00Z">
        <w:r w:rsidR="00043043" w:rsidDel="009E4939">
          <w:rPr>
            <w:lang w:val="fr-FR"/>
          </w:rPr>
          <w:delText xml:space="preserve"> permet de </w:delText>
        </w:r>
      </w:del>
      <w:ins w:id="791" w:author="KORZIN Stephane" w:date="2017-06-30T09:13:00Z">
        <w:del w:id="792" w:author="LECOFFRE Emilien" w:date="2017-07-04T12:06:00Z">
          <w:r w:rsidDel="009E4939">
            <w:rPr>
              <w:lang w:val="fr-FR"/>
            </w:rPr>
            <w:delText xml:space="preserve">pour </w:delText>
          </w:r>
        </w:del>
      </w:ins>
      <w:del w:id="793" w:author="LECOFFRE Emilien" w:date="2017-07-04T12:06:00Z">
        <w:r w:rsidR="00043043" w:rsidDel="009E4939">
          <w:rPr>
            <w:lang w:val="fr-FR"/>
          </w:rPr>
          <w:delText>faire en sorte que le</w:delText>
        </w:r>
      </w:del>
      <w:ins w:id="794" w:author="KORZIN Stephane" w:date="2017-06-30T09:13:00Z">
        <w:del w:id="795" w:author="LECOFFRE Emilien" w:date="2017-07-04T12:06:00Z">
          <w:r w:rsidDel="009E4939">
            <w:rPr>
              <w:lang w:val="fr-FR"/>
            </w:rPr>
            <w:delText>’un</w:delText>
          </w:r>
        </w:del>
      </w:ins>
      <w:del w:id="796" w:author="LECOFFRE Emilien" w:date="2017-07-04T12:06:00Z">
        <w:r w:rsidR="00043043" w:rsidDel="009E4939">
          <w:rPr>
            <w:lang w:val="fr-FR"/>
          </w:rPr>
          <w:delText xml:space="preserve"> paramètre concerné conserve sa mise en trame initiale</w:delText>
        </w:r>
      </w:del>
      <w:ins w:id="797" w:author="KORZIN Stephane" w:date="2017-06-30T09:13:00Z">
        <w:del w:id="798" w:author="LECOFFRE Emilien" w:date="2017-07-04T12:06:00Z">
          <w:r w:rsidDel="009E4939">
            <w:rPr>
              <w:lang w:val="fr-FR"/>
            </w:rPr>
            <w:delText xml:space="preserve">, mettre à 1 la valeur de la colonne </w:delText>
          </w:r>
        </w:del>
      </w:ins>
      <w:ins w:id="799" w:author="KORZIN Stephane" w:date="2017-06-30T09:14:00Z">
        <w:del w:id="800" w:author="LECOFFRE Emilien" w:date="2017-07-04T12:06:00Z">
          <w:r w:rsidDel="009E4939">
            <w:rPr>
              <w:lang w:val="fr-FR"/>
            </w:rPr>
            <w:delText xml:space="preserve">« Fix param </w:delText>
          </w:r>
          <w:commentRangeStart w:id="801"/>
          <w:commentRangeStart w:id="802"/>
          <w:r w:rsidDel="009E4939">
            <w:rPr>
              <w:lang w:val="fr-FR"/>
            </w:rPr>
            <w:delText>in</w:delText>
          </w:r>
          <w:commentRangeEnd w:id="801"/>
          <w:r w:rsidDel="009E4939">
            <w:rPr>
              <w:rStyle w:val="Marquedecommentaire"/>
            </w:rPr>
            <w:commentReference w:id="801"/>
          </w:r>
          <w:commentRangeEnd w:id="802"/>
          <w:r w:rsidDel="009E4939">
            <w:rPr>
              <w:rStyle w:val="Marquedecommentaire"/>
            </w:rPr>
            <w:commentReference w:id="802"/>
          </w:r>
          <w:r w:rsidDel="009E4939">
            <w:rPr>
              <w:lang w:val="fr-FR"/>
            </w:rPr>
            <w:delText> » dans la ligne du paramètre concerné</w:delText>
          </w:r>
        </w:del>
      </w:ins>
      <w:del w:id="803" w:author="LECOFFRE Emilien" w:date="2017-07-04T12:06:00Z">
        <w:r w:rsidR="00043043" w:rsidDel="009E4939">
          <w:rPr>
            <w:lang w:val="fr-FR"/>
          </w:rPr>
          <w:delText xml:space="preserve">. </w:delText>
        </w:r>
      </w:del>
      <w:ins w:id="804" w:author="KORZIN Stephane" w:date="2017-06-30T09:15:00Z">
        <w:del w:id="805" w:author="LECOFFRE Emilien" w:date="2017-07-04T12:06:00Z">
          <w:r w:rsidDel="009E4939">
            <w:rPr>
              <w:lang w:val="fr-FR"/>
            </w:rPr>
            <w:br/>
          </w:r>
        </w:del>
      </w:ins>
      <w:del w:id="806" w:author="LECOFFRE Emilien" w:date="2017-07-04T12:06:00Z">
        <w:r w:rsidR="00043043" w:rsidDel="009E4939">
          <w:rPr>
            <w:lang w:val="fr-FR"/>
          </w:rPr>
          <w:delText>Les trames contenant un ou plusieurs paramètres ASILs voient automatiquement tous leurs paramètres fixés afin que le paramètre à protéger ne soit pas séparé des Clock &amp; CRC. Par défaut seuls les paramètres des trames contenant ou un plusieurs ASILs sont fixés. Cependant vous pouvez fixer des paramètres dans leur mise en trame initiale  à votre guise.</w:delText>
        </w:r>
      </w:del>
    </w:p>
    <w:p w14:paraId="1F12CABA" w14:textId="4467F9F2" w:rsidR="00043043" w:rsidDel="009E4939" w:rsidRDefault="008025E9" w:rsidP="008025E9">
      <w:pPr>
        <w:tabs>
          <w:tab w:val="left" w:pos="1820"/>
        </w:tabs>
        <w:jc w:val="both"/>
        <w:rPr>
          <w:del w:id="807" w:author="LECOFFRE Emilien" w:date="2017-07-04T12:06:00Z"/>
          <w:lang w:val="fr-FR"/>
        </w:rPr>
      </w:pPr>
      <w:del w:id="808" w:author="LECOFFRE Emilien" w:date="2017-07-04T12:06:00Z">
        <w:r w:rsidDel="009E4939">
          <w:rPr>
            <w:noProof/>
          </w:rPr>
          <w:drawing>
            <wp:anchor distT="0" distB="0" distL="114300" distR="114300" simplePos="0" relativeHeight="251634176" behindDoc="0" locked="0" layoutInCell="1" allowOverlap="1" wp14:anchorId="4612478A" wp14:editId="744F55C1">
              <wp:simplePos x="0" y="0"/>
              <wp:positionH relativeFrom="margin">
                <wp:align>right</wp:align>
              </wp:positionH>
              <wp:positionV relativeFrom="paragraph">
                <wp:posOffset>779145</wp:posOffset>
              </wp:positionV>
              <wp:extent cx="5943600" cy="2095500"/>
              <wp:effectExtent l="19050" t="19050" r="19050" b="19050"/>
              <wp:wrapSquare wrapText="bothSides"/>
              <wp:docPr id="27" name="Image 27" descr="d:\LocalData\a196143\Desktop\Image Notice\MODE2_SPE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LocalData\a196143\Desktop\Image Notice\MODE2_SPEC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Del="009E4939">
          <w:rPr>
            <w:lang w:val="fr-FR"/>
          </w:rPr>
          <w:delText xml:space="preserve">Par ailleurs, la colonne « Fix frame » permet de </w:delText>
        </w:r>
      </w:del>
      <w:ins w:id="809" w:author="KORZIN Stephane" w:date="2017-06-30T09:15:00Z">
        <w:del w:id="810" w:author="LECOFFRE Emilien" w:date="2017-07-04T12:06:00Z">
          <w:r w:rsidR="0052390B" w:rsidDel="009E4939">
            <w:rPr>
              <w:lang w:val="fr-FR"/>
            </w:rPr>
            <w:delText xml:space="preserve">pour </w:delText>
          </w:r>
        </w:del>
      </w:ins>
      <w:del w:id="811" w:author="LECOFFRE Emilien" w:date="2017-07-04T12:06:00Z">
        <w:r w:rsidDel="009E4939">
          <w:rPr>
            <w:lang w:val="fr-FR"/>
          </w:rPr>
          <w:delText>fixer une trame avec ses paramètres avec la particularité que l’optimisation ne pourra ajouter aucun paramètre à cette trame, contrairement à « fix param in » (et ceux même si l’on fixe tous les paramètres d’une trame)</w:delText>
        </w:r>
      </w:del>
      <w:ins w:id="812" w:author="KORZIN Stephane" w:date="2017-06-30T09:16:00Z">
        <w:del w:id="813" w:author="LECOFFRE Emilien" w:date="2017-07-04T12:06:00Z">
          <w:r w:rsidR="0052390B" w:rsidDel="009E4939">
            <w:rPr>
              <w:lang w:val="fr-FR"/>
            </w:rPr>
            <w:delText xml:space="preserve">mettre à 1 la valeur de la colonne « Fix frame » </w:delText>
          </w:r>
        </w:del>
      </w:ins>
      <w:ins w:id="814" w:author="KORZIN Stephane" w:date="2017-06-30T09:17:00Z">
        <w:del w:id="815" w:author="LECOFFRE Emilien" w:date="2017-07-04T12:06:00Z">
          <w:r w:rsidR="0052390B" w:rsidDel="009E4939">
            <w:rPr>
              <w:lang w:val="fr-FR"/>
            </w:rPr>
            <w:delText xml:space="preserve">dans l’une au moins des lignes </w:delText>
          </w:r>
          <w:r w:rsidR="0046266D" w:rsidDel="009E4939">
            <w:rPr>
              <w:lang w:val="fr-FR"/>
            </w:rPr>
            <w:delText>des paramètres de la trame concernée</w:delText>
          </w:r>
        </w:del>
      </w:ins>
      <w:del w:id="816" w:author="LECOFFRE Emilien" w:date="2017-07-04T12:06:00Z">
        <w:r w:rsidDel="009E4939">
          <w:rPr>
            <w:lang w:val="fr-FR"/>
          </w:rPr>
          <w:delText>.</w:delText>
        </w:r>
      </w:del>
    </w:p>
    <w:p w14:paraId="3F8D1F43" w14:textId="597F8B4C" w:rsidR="008025E9" w:rsidRDefault="008025E9" w:rsidP="008025E9">
      <w:pPr>
        <w:tabs>
          <w:tab w:val="left" w:pos="1820"/>
        </w:tabs>
        <w:jc w:val="both"/>
        <w:rPr>
          <w:lang w:val="fr-FR"/>
        </w:rPr>
      </w:pPr>
    </w:p>
    <w:p w14:paraId="512DA0B8" w14:textId="4621381D" w:rsidR="009E4939" w:rsidRDefault="009E4939">
      <w:pPr>
        <w:pStyle w:val="Titre2"/>
        <w:numPr>
          <w:ilvl w:val="0"/>
          <w:numId w:val="4"/>
        </w:numPr>
        <w:rPr>
          <w:ins w:id="817" w:author="LECOFFRE Emilien" w:date="2017-07-04T12:07:00Z"/>
          <w:lang w:val="fr-FR"/>
        </w:rPr>
        <w:pPrChange w:id="818" w:author="LECOFFRE Emilien" w:date="2017-07-04T12:07:00Z">
          <w:pPr/>
        </w:pPrChange>
      </w:pPr>
      <w:bookmarkStart w:id="819" w:name="_Toc486949526"/>
      <w:ins w:id="820" w:author="LECOFFRE Emilien" w:date="2017-07-04T12:07:00Z">
        <w:r>
          <w:rPr>
            <w:lang w:val="fr-FR"/>
          </w:rPr>
          <w:lastRenderedPageBreak/>
          <w:t>Etape 4 : Ajouter un calculateur</w:t>
        </w:r>
      </w:ins>
      <w:ins w:id="821" w:author="LECOFFRE Emilien" w:date="2017-07-04T12:09:00Z">
        <w:r>
          <w:rPr>
            <w:lang w:val="fr-FR"/>
          </w:rPr>
          <w:t xml:space="preserve"> + contraintes topologiques</w:t>
        </w:r>
      </w:ins>
      <w:bookmarkEnd w:id="819"/>
    </w:p>
    <w:p w14:paraId="23B16F56" w14:textId="5E7B9573" w:rsidR="007D12CB" w:rsidRPr="007D12CB" w:rsidDel="009E4939" w:rsidRDefault="007D12CB">
      <w:pPr>
        <w:pStyle w:val="Titre2"/>
        <w:ind w:left="720"/>
        <w:rPr>
          <w:del w:id="822" w:author="LECOFFRE Emilien" w:date="2017-07-04T12:07:00Z"/>
          <w:lang w:val="fr-FR"/>
        </w:rPr>
        <w:pPrChange w:id="823" w:author="LECOFFRE Emilien" w:date="2017-07-04T12:07:00Z">
          <w:pPr>
            <w:pStyle w:val="Titre3"/>
            <w:numPr>
              <w:numId w:val="6"/>
            </w:numPr>
            <w:ind w:left="720" w:hanging="360"/>
          </w:pPr>
        </w:pPrChange>
      </w:pPr>
      <w:del w:id="824" w:author="LECOFFRE Emilien" w:date="2017-07-04T12:07:00Z">
        <w:r w:rsidDel="009E4939">
          <w:rPr>
            <w:lang w:val="fr-FR"/>
          </w:rPr>
          <w:delText>Version D</w:delText>
        </w:r>
      </w:del>
    </w:p>
    <w:p w14:paraId="2EF8023C" w14:textId="77777777" w:rsidR="00043043" w:rsidRDefault="00043043">
      <w:pPr>
        <w:pStyle w:val="Titre2"/>
        <w:ind w:left="720"/>
        <w:rPr>
          <w:lang w:val="fr-FR"/>
        </w:rPr>
        <w:pPrChange w:id="825" w:author="LECOFFRE Emilien" w:date="2017-07-04T12:07:00Z">
          <w:pPr/>
        </w:pPrChange>
      </w:pPr>
    </w:p>
    <w:p w14:paraId="7B7A8844" w14:textId="4AA34B46" w:rsidR="00043043" w:rsidRDefault="00043043" w:rsidP="00043043">
      <w:pPr>
        <w:rPr>
          <w:lang w:val="fr-FR"/>
        </w:rPr>
      </w:pPr>
      <w:r>
        <w:rPr>
          <w:lang w:val="fr-FR"/>
        </w:rPr>
        <w:t>Double cliquez sur le dossier « </w:t>
      </w:r>
      <w:proofErr w:type="spellStart"/>
      <w:r>
        <w:rPr>
          <w:lang w:val="fr-FR"/>
        </w:rPr>
        <w:t>DataNew</w:t>
      </w:r>
      <w:proofErr w:type="spellEnd"/>
      <w:r>
        <w:rPr>
          <w:lang w:val="fr-FR"/>
        </w:rPr>
        <w:t> »</w:t>
      </w:r>
    </w:p>
    <w:p w14:paraId="6D227D57" w14:textId="55FC2925" w:rsidR="00D37A4E" w:rsidRDefault="00D37A4E" w:rsidP="00043043">
      <w:pPr>
        <w:rPr>
          <w:lang w:val="fr-FR"/>
        </w:rPr>
      </w:pPr>
      <w:r>
        <w:rPr>
          <w:noProof/>
        </w:rPr>
        <w:drawing>
          <wp:anchor distT="0" distB="0" distL="114300" distR="114300" simplePos="0" relativeHeight="251736576" behindDoc="0" locked="0" layoutInCell="1" allowOverlap="1" wp14:anchorId="06C30A3C" wp14:editId="47AC6BA6">
            <wp:simplePos x="0" y="0"/>
            <wp:positionH relativeFrom="margin">
              <wp:align>left</wp:align>
            </wp:positionH>
            <wp:positionV relativeFrom="paragraph">
              <wp:posOffset>215265</wp:posOffset>
            </wp:positionV>
            <wp:extent cx="5892800" cy="2959100"/>
            <wp:effectExtent l="0" t="0" r="0" b="0"/>
            <wp:wrapSquare wrapText="bothSides"/>
            <wp:docPr id="70" name="Image 70" descr="d:\LocalData\a196143\Desktop\Image Notic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ocalData\a196143\Desktop\Image Notice\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800" cy="295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28897" w14:textId="19831CFF" w:rsidR="007D12CB" w:rsidRPr="00F27F96" w:rsidRDefault="007D12CB" w:rsidP="00043043">
      <w:pPr>
        <w:rPr>
          <w:lang w:val="fr-FR"/>
        </w:rPr>
      </w:pPr>
    </w:p>
    <w:p w14:paraId="26CA9C0E" w14:textId="77777777" w:rsidR="00043043" w:rsidRDefault="00043043" w:rsidP="00043043">
      <w:pPr>
        <w:tabs>
          <w:tab w:val="left" w:pos="1820"/>
        </w:tabs>
        <w:jc w:val="both"/>
        <w:rPr>
          <w:lang w:val="fr-FR"/>
        </w:rPr>
      </w:pPr>
      <w:r>
        <w:rPr>
          <w:noProof/>
        </w:rPr>
        <w:drawing>
          <wp:anchor distT="0" distB="0" distL="114300" distR="114300" simplePos="0" relativeHeight="251642368" behindDoc="0" locked="0" layoutInCell="1" allowOverlap="1" wp14:anchorId="73F80E42" wp14:editId="0E47F9F5">
            <wp:simplePos x="0" y="0"/>
            <wp:positionH relativeFrom="margin">
              <wp:align>right</wp:align>
            </wp:positionH>
            <wp:positionV relativeFrom="paragraph">
              <wp:posOffset>390525</wp:posOffset>
            </wp:positionV>
            <wp:extent cx="5943600" cy="2997200"/>
            <wp:effectExtent l="0" t="0" r="0" b="0"/>
            <wp:wrapSquare wrapText="bothSides"/>
            <wp:docPr id="29" name="Image 29" descr="d:\LocalData\a196143\Desktop\Image Notice\MODE3_SPE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ocalData\a196143\Desktop\Image Notice\MODE3_SPEC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Double cliquez sur le fichier « Frame »</w:t>
      </w:r>
    </w:p>
    <w:p w14:paraId="3F9B0A8A" w14:textId="77777777" w:rsidR="00043043" w:rsidRDefault="00043043" w:rsidP="00043043">
      <w:pPr>
        <w:tabs>
          <w:tab w:val="left" w:pos="1820"/>
        </w:tabs>
        <w:jc w:val="both"/>
        <w:rPr>
          <w:lang w:val="fr-FR"/>
        </w:rPr>
      </w:pPr>
    </w:p>
    <w:p w14:paraId="39F021CE" w14:textId="77777777" w:rsidR="00043043" w:rsidRDefault="00043043" w:rsidP="00043043">
      <w:pPr>
        <w:tabs>
          <w:tab w:val="left" w:pos="1820"/>
        </w:tabs>
        <w:jc w:val="both"/>
        <w:rPr>
          <w:lang w:val="fr-FR"/>
        </w:rPr>
      </w:pPr>
      <w:r>
        <w:rPr>
          <w:lang w:val="fr-FR"/>
        </w:rPr>
        <w:t>Au bout de la liste des calculateurs du fichier « Frame », insérer une nouvelle colonne pour y introduire votre nouveau calculateur</w:t>
      </w:r>
    </w:p>
    <w:p w14:paraId="4C4DB53A" w14:textId="77777777" w:rsidR="00043043" w:rsidRDefault="00043043" w:rsidP="00043043">
      <w:pPr>
        <w:tabs>
          <w:tab w:val="left" w:pos="1820"/>
        </w:tabs>
        <w:jc w:val="both"/>
        <w:rPr>
          <w:lang w:val="fr-FR"/>
        </w:rPr>
      </w:pPr>
      <w:r>
        <w:rPr>
          <w:noProof/>
        </w:rPr>
        <w:lastRenderedPageBreak/>
        <w:drawing>
          <wp:anchor distT="0" distB="0" distL="114300" distR="114300" simplePos="0" relativeHeight="251635200" behindDoc="0" locked="0" layoutInCell="1" allowOverlap="1" wp14:anchorId="7A4CE8C4" wp14:editId="738AB351">
            <wp:simplePos x="0" y="0"/>
            <wp:positionH relativeFrom="margin">
              <wp:align>left</wp:align>
            </wp:positionH>
            <wp:positionV relativeFrom="paragraph">
              <wp:posOffset>181610</wp:posOffset>
            </wp:positionV>
            <wp:extent cx="5422900" cy="2247900"/>
            <wp:effectExtent l="19050" t="19050" r="25400" b="19050"/>
            <wp:wrapSquare wrapText="bothSides"/>
            <wp:docPr id="30" name="Image 30" descr="d:\LocalData\a196143\Desktop\Image Notice\MODE3_SPE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ocalData\a196143\Desktop\Image Notice\MODE3_SPEC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2900" cy="2247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2E404B" w14:textId="77777777" w:rsidR="00043043" w:rsidRDefault="00043043" w:rsidP="00043043">
      <w:pPr>
        <w:tabs>
          <w:tab w:val="left" w:pos="1820"/>
        </w:tabs>
        <w:jc w:val="both"/>
        <w:rPr>
          <w:lang w:val="fr-FR"/>
        </w:rPr>
      </w:pPr>
    </w:p>
    <w:p w14:paraId="75656F5C" w14:textId="77777777" w:rsidR="00043043" w:rsidRDefault="00043043" w:rsidP="00043043">
      <w:pPr>
        <w:tabs>
          <w:tab w:val="left" w:pos="1820"/>
        </w:tabs>
        <w:jc w:val="both"/>
        <w:rPr>
          <w:lang w:val="fr-FR"/>
        </w:rPr>
      </w:pPr>
    </w:p>
    <w:p w14:paraId="4F6E0EC3" w14:textId="77777777" w:rsidR="00043043" w:rsidRDefault="00043043" w:rsidP="00043043">
      <w:pPr>
        <w:tabs>
          <w:tab w:val="left" w:pos="1820"/>
        </w:tabs>
        <w:jc w:val="both"/>
        <w:rPr>
          <w:lang w:val="fr-FR"/>
        </w:rPr>
      </w:pPr>
    </w:p>
    <w:p w14:paraId="4C392FDF" w14:textId="77777777" w:rsidR="00043043" w:rsidRDefault="00043043" w:rsidP="00043043">
      <w:pPr>
        <w:tabs>
          <w:tab w:val="left" w:pos="1820"/>
        </w:tabs>
        <w:jc w:val="both"/>
        <w:rPr>
          <w:lang w:val="fr-FR"/>
        </w:rPr>
      </w:pPr>
    </w:p>
    <w:p w14:paraId="48EE6078" w14:textId="77777777" w:rsidR="00043043" w:rsidRDefault="00043043" w:rsidP="00043043">
      <w:pPr>
        <w:tabs>
          <w:tab w:val="left" w:pos="1820"/>
        </w:tabs>
        <w:jc w:val="both"/>
        <w:rPr>
          <w:lang w:val="fr-FR"/>
        </w:rPr>
      </w:pPr>
    </w:p>
    <w:p w14:paraId="7BF7A8FE" w14:textId="77777777" w:rsidR="00043043" w:rsidRDefault="00043043" w:rsidP="00043043">
      <w:pPr>
        <w:tabs>
          <w:tab w:val="left" w:pos="1820"/>
        </w:tabs>
        <w:jc w:val="both"/>
        <w:rPr>
          <w:lang w:val="fr-FR"/>
        </w:rPr>
      </w:pPr>
    </w:p>
    <w:p w14:paraId="671B0A76" w14:textId="77777777" w:rsidR="00043043" w:rsidRDefault="00043043" w:rsidP="00043043">
      <w:pPr>
        <w:tabs>
          <w:tab w:val="left" w:pos="1820"/>
        </w:tabs>
        <w:jc w:val="both"/>
        <w:rPr>
          <w:lang w:val="fr-FR"/>
        </w:rPr>
      </w:pPr>
    </w:p>
    <w:p w14:paraId="136D4A2E" w14:textId="77777777" w:rsidR="00043043" w:rsidRPr="00A65F5E" w:rsidRDefault="00043043" w:rsidP="00043043">
      <w:pPr>
        <w:tabs>
          <w:tab w:val="left" w:pos="1820"/>
        </w:tabs>
        <w:jc w:val="both"/>
        <w:rPr>
          <w:lang w:val="fr-FR"/>
        </w:rPr>
      </w:pPr>
    </w:p>
    <w:p w14:paraId="62C37D1B" w14:textId="77777777" w:rsidR="00043043" w:rsidRPr="00A65F5E" w:rsidRDefault="00043043" w:rsidP="00043043">
      <w:pPr>
        <w:tabs>
          <w:tab w:val="left" w:pos="1820"/>
        </w:tabs>
        <w:jc w:val="both"/>
        <w:rPr>
          <w:lang w:val="fr-FR"/>
        </w:rPr>
      </w:pPr>
    </w:p>
    <w:p w14:paraId="00A37012" w14:textId="77777777" w:rsidR="00043043" w:rsidRDefault="00043043" w:rsidP="00043043">
      <w:pPr>
        <w:tabs>
          <w:tab w:val="left" w:pos="1820"/>
        </w:tabs>
        <w:jc w:val="both"/>
        <w:rPr>
          <w:lang w:val="fr-FR"/>
        </w:rPr>
      </w:pPr>
    </w:p>
    <w:p w14:paraId="190F0E4D" w14:textId="77777777" w:rsidR="00043043" w:rsidRDefault="00043043" w:rsidP="00043043">
      <w:pPr>
        <w:tabs>
          <w:tab w:val="left" w:pos="1820"/>
        </w:tabs>
        <w:jc w:val="both"/>
        <w:rPr>
          <w:lang w:val="fr-FR"/>
        </w:rPr>
      </w:pPr>
      <w:r>
        <w:rPr>
          <w:noProof/>
        </w:rPr>
        <w:drawing>
          <wp:anchor distT="0" distB="0" distL="114300" distR="114300" simplePos="0" relativeHeight="251636224" behindDoc="0" locked="0" layoutInCell="1" allowOverlap="1" wp14:anchorId="2B0E1E0B" wp14:editId="57A349F6">
            <wp:simplePos x="939800" y="939800"/>
            <wp:positionH relativeFrom="column">
              <wp:align>left</wp:align>
            </wp:positionH>
            <wp:positionV relativeFrom="paragraph">
              <wp:align>top</wp:align>
            </wp:positionV>
            <wp:extent cx="2349500" cy="3111500"/>
            <wp:effectExtent l="19050" t="19050" r="12700" b="12700"/>
            <wp:wrapSquare wrapText="bothSides"/>
            <wp:docPr id="31" name="Image 31" descr="d:\LocalData\a196143\Desktop\Image Notice\MODE3_SPE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ocalData\a196143\Desktop\Image Notice\MODE3_SPEC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9500" cy="3111500"/>
                    </a:xfrm>
                    <a:prstGeom prst="rect">
                      <a:avLst/>
                    </a:prstGeom>
                    <a:noFill/>
                    <a:ln>
                      <a:solidFill>
                        <a:schemeClr val="tx1"/>
                      </a:solidFill>
                    </a:ln>
                  </pic:spPr>
                </pic:pic>
              </a:graphicData>
            </a:graphic>
          </wp:anchor>
        </w:drawing>
      </w:r>
      <w:r>
        <w:rPr>
          <w:lang w:val="fr-FR"/>
        </w:rPr>
        <w:t>Insérez le nouveau calculateur, son nombre de connecteurs total, son nombre de connecteurs FD, le nombre de trames qu’il pourra transmettre s’il fait fonction de bridge ainsi que les trames qu’il consommera et/ou émettra. Voir la partie suivante pour ajouter de nouvelles trames.</w:t>
      </w:r>
    </w:p>
    <w:p w14:paraId="71A45672" w14:textId="77777777" w:rsidR="00043043" w:rsidRDefault="00043043" w:rsidP="00043043">
      <w:pPr>
        <w:tabs>
          <w:tab w:val="left" w:pos="1820"/>
        </w:tabs>
        <w:jc w:val="both"/>
        <w:rPr>
          <w:lang w:val="fr-FR"/>
        </w:rPr>
      </w:pPr>
    </w:p>
    <w:p w14:paraId="48953AC7" w14:textId="77777777" w:rsidR="00043043" w:rsidRDefault="00043043" w:rsidP="00043043">
      <w:pPr>
        <w:tabs>
          <w:tab w:val="left" w:pos="1820"/>
        </w:tabs>
        <w:jc w:val="both"/>
        <w:rPr>
          <w:lang w:val="fr-FR"/>
        </w:rPr>
      </w:pPr>
    </w:p>
    <w:p w14:paraId="1FFCC0FB" w14:textId="77777777" w:rsidR="00043043" w:rsidRDefault="00043043" w:rsidP="00043043">
      <w:pPr>
        <w:tabs>
          <w:tab w:val="left" w:pos="1820"/>
        </w:tabs>
        <w:jc w:val="both"/>
        <w:rPr>
          <w:lang w:val="fr-FR"/>
        </w:rPr>
      </w:pPr>
    </w:p>
    <w:p w14:paraId="3E842B1C" w14:textId="77777777" w:rsidR="00043043" w:rsidRDefault="00043043" w:rsidP="00043043">
      <w:pPr>
        <w:tabs>
          <w:tab w:val="left" w:pos="1820"/>
        </w:tabs>
        <w:jc w:val="both"/>
        <w:rPr>
          <w:lang w:val="fr-FR"/>
        </w:rPr>
      </w:pPr>
    </w:p>
    <w:p w14:paraId="6F76A769" w14:textId="77777777" w:rsidR="00043043" w:rsidRDefault="00043043" w:rsidP="00043043">
      <w:pPr>
        <w:tabs>
          <w:tab w:val="left" w:pos="1820"/>
        </w:tabs>
        <w:jc w:val="both"/>
        <w:rPr>
          <w:lang w:val="fr-FR"/>
        </w:rPr>
      </w:pPr>
    </w:p>
    <w:p w14:paraId="360169F8" w14:textId="77777777" w:rsidR="00043043" w:rsidRDefault="00043043" w:rsidP="00043043">
      <w:pPr>
        <w:tabs>
          <w:tab w:val="left" w:pos="1820"/>
        </w:tabs>
        <w:jc w:val="both"/>
        <w:rPr>
          <w:lang w:val="fr-FR"/>
        </w:rPr>
      </w:pPr>
    </w:p>
    <w:p w14:paraId="6F4B2EA0" w14:textId="77777777" w:rsidR="00043043" w:rsidRDefault="00043043" w:rsidP="00043043">
      <w:pPr>
        <w:tabs>
          <w:tab w:val="left" w:pos="1820"/>
        </w:tabs>
        <w:jc w:val="both"/>
        <w:rPr>
          <w:lang w:val="fr-FR"/>
        </w:rPr>
      </w:pPr>
    </w:p>
    <w:p w14:paraId="3248A0AB" w14:textId="77777777" w:rsidR="00043043" w:rsidRDefault="00043043" w:rsidP="00043043">
      <w:pPr>
        <w:tabs>
          <w:tab w:val="left" w:pos="1820"/>
        </w:tabs>
        <w:jc w:val="both"/>
        <w:rPr>
          <w:lang w:val="fr-FR"/>
        </w:rPr>
      </w:pPr>
    </w:p>
    <w:p w14:paraId="2748935E" w14:textId="77777777" w:rsidR="00043043" w:rsidRDefault="00043043" w:rsidP="00043043">
      <w:pPr>
        <w:tabs>
          <w:tab w:val="left" w:pos="1820"/>
        </w:tabs>
        <w:jc w:val="both"/>
        <w:rPr>
          <w:lang w:val="fr-FR"/>
        </w:rPr>
      </w:pPr>
      <w:r>
        <w:rPr>
          <w:noProof/>
        </w:rPr>
        <w:lastRenderedPageBreak/>
        <w:drawing>
          <wp:anchor distT="0" distB="0" distL="114300" distR="114300" simplePos="0" relativeHeight="251637248" behindDoc="0" locked="0" layoutInCell="1" allowOverlap="1" wp14:anchorId="2E594486" wp14:editId="31A6A092">
            <wp:simplePos x="0" y="0"/>
            <wp:positionH relativeFrom="margin">
              <wp:align>right</wp:align>
            </wp:positionH>
            <wp:positionV relativeFrom="paragraph">
              <wp:posOffset>577215</wp:posOffset>
            </wp:positionV>
            <wp:extent cx="5943600" cy="2997200"/>
            <wp:effectExtent l="0" t="0" r="0" b="0"/>
            <wp:wrapSquare wrapText="bothSides"/>
            <wp:docPr id="32" name="Image 32" descr="d:\LocalData\a196143\Desktop\Image Notice\MODE1_SPE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LocalData\a196143\Desktop\Image Notice\MODE1_SPEC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0669">
        <w:rPr>
          <w:lang w:val="fr-FR"/>
        </w:rPr>
        <w:t>L</w:t>
      </w:r>
      <w:r>
        <w:rPr>
          <w:lang w:val="fr-FR"/>
        </w:rPr>
        <w:t xml:space="preserve">e nouveau calculateur doit ensuite être ajouté dans le fichier de contrainte topologique « User </w:t>
      </w:r>
      <w:proofErr w:type="spellStart"/>
      <w:r>
        <w:rPr>
          <w:lang w:val="fr-FR"/>
        </w:rPr>
        <w:t>Topology</w:t>
      </w:r>
      <w:proofErr w:type="spellEnd"/>
      <w:r>
        <w:rPr>
          <w:lang w:val="fr-FR"/>
        </w:rPr>
        <w:t> » : retournez dans « </w:t>
      </w:r>
      <w:proofErr w:type="spellStart"/>
      <w:r>
        <w:rPr>
          <w:lang w:val="fr-FR"/>
        </w:rPr>
        <w:t>DataNew</w:t>
      </w:r>
      <w:proofErr w:type="spellEnd"/>
      <w:r>
        <w:rPr>
          <w:lang w:val="fr-FR"/>
        </w:rPr>
        <w:t xml:space="preserve"> » puis double cliquez sur le fichier « User </w:t>
      </w:r>
      <w:proofErr w:type="spellStart"/>
      <w:r>
        <w:rPr>
          <w:lang w:val="fr-FR"/>
        </w:rPr>
        <w:t>Topology</w:t>
      </w:r>
      <w:proofErr w:type="spellEnd"/>
      <w:r>
        <w:rPr>
          <w:lang w:val="fr-FR"/>
        </w:rPr>
        <w:t> »</w:t>
      </w:r>
    </w:p>
    <w:p w14:paraId="264A4F6C" w14:textId="77777777" w:rsidR="00043043" w:rsidRDefault="00043043" w:rsidP="00043043">
      <w:pPr>
        <w:tabs>
          <w:tab w:val="left" w:pos="1820"/>
        </w:tabs>
        <w:jc w:val="both"/>
        <w:rPr>
          <w:lang w:val="fr-FR"/>
        </w:rPr>
      </w:pPr>
    </w:p>
    <w:p w14:paraId="0BD5A6A6" w14:textId="77777777" w:rsidR="00043043" w:rsidRDefault="00043043" w:rsidP="00043043">
      <w:pPr>
        <w:tabs>
          <w:tab w:val="left" w:pos="1820"/>
        </w:tabs>
        <w:jc w:val="both"/>
        <w:rPr>
          <w:lang w:val="fr-FR"/>
        </w:rPr>
      </w:pPr>
      <w:r>
        <w:rPr>
          <w:lang w:val="fr-FR"/>
        </w:rPr>
        <w:br w:type="textWrapping" w:clear="all"/>
      </w:r>
    </w:p>
    <w:p w14:paraId="1E66DB90" w14:textId="77777777" w:rsidR="00043043" w:rsidRDefault="00043043" w:rsidP="00043043">
      <w:pPr>
        <w:tabs>
          <w:tab w:val="left" w:pos="1820"/>
        </w:tabs>
        <w:jc w:val="both"/>
        <w:rPr>
          <w:lang w:val="fr-FR"/>
        </w:rPr>
      </w:pPr>
    </w:p>
    <w:p w14:paraId="6B01F20F" w14:textId="0ACD0BEF" w:rsidR="00043043" w:rsidRDefault="00043043" w:rsidP="00E70F5F">
      <w:pPr>
        <w:tabs>
          <w:tab w:val="left" w:pos="1820"/>
        </w:tabs>
        <w:jc w:val="both"/>
        <w:rPr>
          <w:lang w:val="fr-FR"/>
        </w:rPr>
      </w:pPr>
      <w:r>
        <w:rPr>
          <w:noProof/>
        </w:rPr>
        <w:drawing>
          <wp:anchor distT="0" distB="0" distL="114300" distR="114300" simplePos="0" relativeHeight="251638272" behindDoc="0" locked="0" layoutInCell="1" allowOverlap="1" wp14:anchorId="606ADD59" wp14:editId="7EBA9724">
            <wp:simplePos x="0" y="0"/>
            <wp:positionH relativeFrom="margin">
              <wp:align>left</wp:align>
            </wp:positionH>
            <wp:positionV relativeFrom="paragraph">
              <wp:posOffset>19050</wp:posOffset>
            </wp:positionV>
            <wp:extent cx="3124200" cy="2349500"/>
            <wp:effectExtent l="19050" t="19050" r="19050" b="12700"/>
            <wp:wrapSquare wrapText="bothSides"/>
            <wp:docPr id="35" name="Image 35" descr="d:\LocalData\a196143\Desktop\Image Notice\MODE3_SPE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ocalData\a196143\Desktop\Image Notice\MODE3_SPEC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2349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fr-FR"/>
        </w:rPr>
        <w:t xml:space="preserve">Dans le tableau Calculateurs/Calculateurs du fichier « User </w:t>
      </w:r>
      <w:proofErr w:type="spellStart"/>
      <w:r>
        <w:rPr>
          <w:lang w:val="fr-FR"/>
        </w:rPr>
        <w:t>Topology</w:t>
      </w:r>
      <w:proofErr w:type="spellEnd"/>
      <w:r>
        <w:rPr>
          <w:lang w:val="fr-FR"/>
        </w:rPr>
        <w:t xml:space="preserve"> » ajoutez une </w:t>
      </w:r>
      <w:commentRangeStart w:id="826"/>
      <w:commentRangeStart w:id="827"/>
      <w:r>
        <w:rPr>
          <w:lang w:val="fr-FR"/>
        </w:rPr>
        <w:t>ligne</w:t>
      </w:r>
      <w:commentRangeEnd w:id="826"/>
      <w:r>
        <w:rPr>
          <w:rStyle w:val="Marquedecommentaire"/>
        </w:rPr>
        <w:commentReference w:id="826"/>
      </w:r>
      <w:commentRangeEnd w:id="827"/>
      <w:r w:rsidR="00E70F5F">
        <w:rPr>
          <w:rStyle w:val="Marquedecommentaire"/>
        </w:rPr>
        <w:commentReference w:id="827"/>
      </w:r>
      <w:r>
        <w:rPr>
          <w:lang w:val="fr-FR"/>
        </w:rPr>
        <w:t xml:space="preserve"> </w:t>
      </w:r>
      <w:r w:rsidR="00E70F5F">
        <w:rPr>
          <w:lang w:val="fr-FR"/>
        </w:rPr>
        <w:t xml:space="preserve">(précisément entre les tableaux Calculateurs/Calculateurs et Calculateurs/Réseaux) </w:t>
      </w:r>
      <w:r>
        <w:rPr>
          <w:lang w:val="fr-FR"/>
        </w:rPr>
        <w:t>pour introduire le nouveau calculateur.</w:t>
      </w:r>
    </w:p>
    <w:p w14:paraId="44B025FB" w14:textId="77777777" w:rsidR="00043043" w:rsidRDefault="00043043" w:rsidP="00043043">
      <w:pPr>
        <w:tabs>
          <w:tab w:val="left" w:pos="1820"/>
        </w:tabs>
        <w:jc w:val="both"/>
        <w:rPr>
          <w:lang w:val="fr-FR"/>
        </w:rPr>
      </w:pPr>
    </w:p>
    <w:p w14:paraId="34ADE3D4" w14:textId="77777777" w:rsidR="00043043" w:rsidRDefault="00043043" w:rsidP="00043043">
      <w:pPr>
        <w:tabs>
          <w:tab w:val="left" w:pos="1820"/>
        </w:tabs>
        <w:jc w:val="both"/>
        <w:rPr>
          <w:lang w:val="fr-FR"/>
        </w:rPr>
      </w:pPr>
    </w:p>
    <w:p w14:paraId="0E0A0719" w14:textId="77777777" w:rsidR="00043043" w:rsidRDefault="00043043" w:rsidP="00043043">
      <w:pPr>
        <w:tabs>
          <w:tab w:val="left" w:pos="1820"/>
        </w:tabs>
        <w:jc w:val="both"/>
        <w:rPr>
          <w:lang w:val="fr-FR"/>
        </w:rPr>
      </w:pPr>
    </w:p>
    <w:p w14:paraId="31BEFDB5" w14:textId="77777777" w:rsidR="00043043" w:rsidRDefault="00043043" w:rsidP="00043043">
      <w:pPr>
        <w:tabs>
          <w:tab w:val="left" w:pos="1820"/>
        </w:tabs>
        <w:jc w:val="both"/>
        <w:rPr>
          <w:lang w:val="fr-FR"/>
        </w:rPr>
      </w:pPr>
    </w:p>
    <w:p w14:paraId="0717E85E" w14:textId="77777777" w:rsidR="00043043" w:rsidRDefault="00043043" w:rsidP="00043043">
      <w:pPr>
        <w:tabs>
          <w:tab w:val="left" w:pos="1820"/>
        </w:tabs>
        <w:jc w:val="both"/>
        <w:rPr>
          <w:lang w:val="fr-FR"/>
        </w:rPr>
      </w:pPr>
    </w:p>
    <w:p w14:paraId="3B3A08EF" w14:textId="77777777" w:rsidR="00043043" w:rsidRDefault="00043043" w:rsidP="00043043">
      <w:pPr>
        <w:tabs>
          <w:tab w:val="left" w:pos="1820"/>
        </w:tabs>
        <w:jc w:val="both"/>
        <w:rPr>
          <w:lang w:val="fr-FR"/>
        </w:rPr>
      </w:pPr>
    </w:p>
    <w:p w14:paraId="3C7587CD" w14:textId="77777777" w:rsidR="00043043" w:rsidRDefault="00043043" w:rsidP="00043043">
      <w:pPr>
        <w:tabs>
          <w:tab w:val="left" w:pos="1820"/>
        </w:tabs>
        <w:jc w:val="both"/>
        <w:rPr>
          <w:lang w:val="fr-FR"/>
        </w:rPr>
      </w:pPr>
      <w:r>
        <w:rPr>
          <w:noProof/>
        </w:rPr>
        <w:lastRenderedPageBreak/>
        <w:drawing>
          <wp:anchor distT="0" distB="0" distL="114300" distR="114300" simplePos="0" relativeHeight="251639296" behindDoc="0" locked="0" layoutInCell="1" allowOverlap="1" wp14:anchorId="57452AED" wp14:editId="138CA0D7">
            <wp:simplePos x="0" y="0"/>
            <wp:positionH relativeFrom="column">
              <wp:posOffset>3251200</wp:posOffset>
            </wp:positionH>
            <wp:positionV relativeFrom="paragraph">
              <wp:posOffset>179070</wp:posOffset>
            </wp:positionV>
            <wp:extent cx="3098800" cy="2540000"/>
            <wp:effectExtent l="19050" t="19050" r="25400" b="12700"/>
            <wp:wrapSquare wrapText="bothSides"/>
            <wp:docPr id="36" name="Image 36" descr="d:\LocalData\a196143\Desktop\Image Notice\MODE3_SPE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ocalData\a196143\Desktop\Image Notice\MODE3_SPEC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8800" cy="254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3E78830" w14:textId="4452358E" w:rsidR="00043043" w:rsidRDefault="00043043" w:rsidP="00043043">
      <w:pPr>
        <w:tabs>
          <w:tab w:val="left" w:pos="1820"/>
        </w:tabs>
        <w:jc w:val="both"/>
        <w:rPr>
          <w:lang w:val="fr-FR"/>
        </w:rPr>
      </w:pPr>
      <w:r>
        <w:rPr>
          <w:lang w:val="fr-FR"/>
        </w:rPr>
        <w:t>Insérez le nouveau calculateur</w:t>
      </w:r>
      <w:r w:rsidR="00E70F5F">
        <w:rPr>
          <w:lang w:val="fr-FR"/>
        </w:rPr>
        <w:t xml:space="preserve"> (ici « DEMO »</w:t>
      </w:r>
      <w:r>
        <w:rPr>
          <w:lang w:val="fr-FR"/>
        </w:rPr>
        <w:t xml:space="preserve"> ainsi que les contraintes topologiques du tableau Calculateurs/Calculateurs. Un « 1 » signifie que le calculateur de la ligne et de la colonne doivent être connecté à un réseau commun. Un « -1 » signifie que les calculateurs de la ligne et de la colonne ne doivent pas être connectés à un réseau commun.</w:t>
      </w:r>
    </w:p>
    <w:p w14:paraId="64603C34" w14:textId="77777777" w:rsidR="00043043" w:rsidRDefault="00043043" w:rsidP="00043043">
      <w:pPr>
        <w:tabs>
          <w:tab w:val="left" w:pos="1820"/>
        </w:tabs>
        <w:jc w:val="both"/>
        <w:rPr>
          <w:lang w:val="fr-FR"/>
        </w:rPr>
      </w:pPr>
    </w:p>
    <w:p w14:paraId="5AF27B85" w14:textId="77777777" w:rsidR="00043043" w:rsidRDefault="00043043" w:rsidP="00043043">
      <w:pPr>
        <w:tabs>
          <w:tab w:val="left" w:pos="1820"/>
        </w:tabs>
        <w:jc w:val="both"/>
        <w:rPr>
          <w:lang w:val="fr-FR"/>
        </w:rPr>
      </w:pPr>
    </w:p>
    <w:p w14:paraId="237974FC" w14:textId="77777777" w:rsidR="00043043" w:rsidRDefault="00043043" w:rsidP="00043043">
      <w:pPr>
        <w:tabs>
          <w:tab w:val="left" w:pos="1820"/>
        </w:tabs>
        <w:jc w:val="both"/>
        <w:rPr>
          <w:lang w:val="fr-FR"/>
        </w:rPr>
      </w:pPr>
    </w:p>
    <w:p w14:paraId="0589AEF5" w14:textId="77777777" w:rsidR="00043043" w:rsidRDefault="00043043" w:rsidP="00043043">
      <w:pPr>
        <w:tabs>
          <w:tab w:val="left" w:pos="1820"/>
        </w:tabs>
        <w:jc w:val="both"/>
        <w:rPr>
          <w:lang w:val="fr-FR"/>
        </w:rPr>
      </w:pPr>
    </w:p>
    <w:p w14:paraId="0E09A474" w14:textId="77777777" w:rsidR="00043043" w:rsidRDefault="00043043" w:rsidP="00043043">
      <w:pPr>
        <w:tabs>
          <w:tab w:val="left" w:pos="1820"/>
        </w:tabs>
        <w:jc w:val="both"/>
        <w:rPr>
          <w:lang w:val="fr-FR"/>
        </w:rPr>
      </w:pPr>
      <w:r>
        <w:rPr>
          <w:noProof/>
        </w:rPr>
        <w:drawing>
          <wp:anchor distT="0" distB="0" distL="114300" distR="114300" simplePos="0" relativeHeight="251640320" behindDoc="0" locked="0" layoutInCell="1" allowOverlap="1" wp14:anchorId="15030A4F" wp14:editId="30AF4700">
            <wp:simplePos x="0" y="0"/>
            <wp:positionH relativeFrom="margin">
              <wp:align>left</wp:align>
            </wp:positionH>
            <wp:positionV relativeFrom="paragraph">
              <wp:posOffset>280670</wp:posOffset>
            </wp:positionV>
            <wp:extent cx="3000375" cy="1549400"/>
            <wp:effectExtent l="19050" t="19050" r="28575" b="12700"/>
            <wp:wrapSquare wrapText="bothSides"/>
            <wp:docPr id="37" name="Image 37" descr="d:\LocalData\a196143\Desktop\Image Notice\MODE3_SPE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ocalData\a196143\Desktop\Image Notice\MODE3_SPEC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375" cy="154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2F6B981" w14:textId="77777777" w:rsidR="00043043" w:rsidRDefault="00043043" w:rsidP="00043043">
      <w:pPr>
        <w:tabs>
          <w:tab w:val="left" w:pos="1820"/>
        </w:tabs>
        <w:jc w:val="both"/>
        <w:rPr>
          <w:lang w:val="fr-FR"/>
        </w:rPr>
      </w:pPr>
      <w:r>
        <w:rPr>
          <w:lang w:val="fr-FR"/>
        </w:rPr>
        <w:t>De même, dans la dernière colonne du tableau Calculateurs/Calculateurs insérez le nouveau calculateur ainsi que les contraintes topologiques du tableau Calculateurs/Réseaux. Un « 1 » signifie que le calculateur de la colonne doit être connecté au réseau de la ligne. Un « -1 » signifie que le calculateur de la colonne ne doit pas être connecté au réseau de la ligne.</w:t>
      </w:r>
    </w:p>
    <w:p w14:paraId="6E3748A7" w14:textId="77777777" w:rsidR="00043043" w:rsidRDefault="00043043" w:rsidP="00043043">
      <w:pPr>
        <w:tabs>
          <w:tab w:val="left" w:pos="1820"/>
        </w:tabs>
        <w:jc w:val="both"/>
        <w:rPr>
          <w:ins w:id="828" w:author="LECOFFRE Emilien" w:date="2017-07-04T12:09:00Z"/>
          <w:lang w:val="fr-FR"/>
        </w:rPr>
      </w:pPr>
    </w:p>
    <w:p w14:paraId="55AF00BE" w14:textId="77777777" w:rsidR="009E4939" w:rsidRDefault="009E4939" w:rsidP="00043043">
      <w:pPr>
        <w:tabs>
          <w:tab w:val="left" w:pos="1820"/>
        </w:tabs>
        <w:jc w:val="both"/>
        <w:rPr>
          <w:ins w:id="829" w:author="LECOFFRE Emilien" w:date="2017-07-04T12:09:00Z"/>
          <w:lang w:val="fr-FR"/>
        </w:rPr>
      </w:pPr>
    </w:p>
    <w:p w14:paraId="6726C0C3" w14:textId="77777777" w:rsidR="009E4939" w:rsidRDefault="009E4939" w:rsidP="00043043">
      <w:pPr>
        <w:tabs>
          <w:tab w:val="left" w:pos="1820"/>
        </w:tabs>
        <w:jc w:val="both"/>
        <w:rPr>
          <w:ins w:id="830" w:author="LECOFFRE Emilien" w:date="2017-07-04T12:09:00Z"/>
          <w:lang w:val="fr-FR"/>
        </w:rPr>
      </w:pPr>
    </w:p>
    <w:p w14:paraId="54BDECD4" w14:textId="77777777" w:rsidR="009E4939" w:rsidRDefault="009E4939" w:rsidP="00043043">
      <w:pPr>
        <w:tabs>
          <w:tab w:val="left" w:pos="1820"/>
        </w:tabs>
        <w:jc w:val="both"/>
        <w:rPr>
          <w:ins w:id="831" w:author="LECOFFRE Emilien" w:date="2017-07-04T12:09:00Z"/>
          <w:lang w:val="fr-FR"/>
        </w:rPr>
      </w:pPr>
    </w:p>
    <w:p w14:paraId="153361C0" w14:textId="77777777" w:rsidR="009E4939" w:rsidRDefault="009E4939" w:rsidP="00043043">
      <w:pPr>
        <w:tabs>
          <w:tab w:val="left" w:pos="1820"/>
        </w:tabs>
        <w:jc w:val="both"/>
        <w:rPr>
          <w:ins w:id="832" w:author="LECOFFRE Emilien" w:date="2017-07-04T12:09:00Z"/>
          <w:lang w:val="fr-FR"/>
        </w:rPr>
      </w:pPr>
    </w:p>
    <w:p w14:paraId="6F39C954" w14:textId="77777777" w:rsidR="009E4939" w:rsidRDefault="009E4939" w:rsidP="00043043">
      <w:pPr>
        <w:tabs>
          <w:tab w:val="left" w:pos="1820"/>
        </w:tabs>
        <w:jc w:val="both"/>
        <w:rPr>
          <w:ins w:id="833" w:author="LECOFFRE Emilien" w:date="2017-07-04T12:09:00Z"/>
          <w:lang w:val="fr-FR"/>
        </w:rPr>
      </w:pPr>
    </w:p>
    <w:p w14:paraId="16ED9FC4" w14:textId="77777777" w:rsidR="009E4939" w:rsidRDefault="009E4939" w:rsidP="00043043">
      <w:pPr>
        <w:tabs>
          <w:tab w:val="left" w:pos="1820"/>
        </w:tabs>
        <w:jc w:val="both"/>
        <w:rPr>
          <w:ins w:id="834" w:author="LECOFFRE Emilien" w:date="2017-07-04T12:09:00Z"/>
          <w:lang w:val="fr-FR"/>
        </w:rPr>
      </w:pPr>
    </w:p>
    <w:p w14:paraId="3516EC9C" w14:textId="77777777" w:rsidR="009E4939" w:rsidRDefault="009E4939" w:rsidP="00043043">
      <w:pPr>
        <w:tabs>
          <w:tab w:val="left" w:pos="1820"/>
        </w:tabs>
        <w:jc w:val="both"/>
        <w:rPr>
          <w:ins w:id="835" w:author="LECOFFRE Emilien" w:date="2017-07-04T12:09:00Z"/>
          <w:lang w:val="fr-FR"/>
        </w:rPr>
      </w:pPr>
    </w:p>
    <w:p w14:paraId="4B7FDE4F" w14:textId="77777777" w:rsidR="009E4939" w:rsidRDefault="009E4939" w:rsidP="00043043">
      <w:pPr>
        <w:tabs>
          <w:tab w:val="left" w:pos="1820"/>
        </w:tabs>
        <w:jc w:val="both"/>
        <w:rPr>
          <w:ins w:id="836" w:author="LECOFFRE Emilien" w:date="2017-07-04T12:09:00Z"/>
          <w:lang w:val="fr-FR"/>
        </w:rPr>
      </w:pPr>
    </w:p>
    <w:p w14:paraId="03805B0A" w14:textId="77777777" w:rsidR="009E4939" w:rsidRDefault="009E4939" w:rsidP="00043043">
      <w:pPr>
        <w:tabs>
          <w:tab w:val="left" w:pos="1820"/>
        </w:tabs>
        <w:jc w:val="both"/>
        <w:rPr>
          <w:ins w:id="837" w:author="LECOFFRE Emilien" w:date="2017-07-04T12:09:00Z"/>
          <w:lang w:val="fr-FR"/>
        </w:rPr>
      </w:pPr>
    </w:p>
    <w:p w14:paraId="6E31360B" w14:textId="77777777" w:rsidR="009E4939" w:rsidRDefault="009E4939" w:rsidP="00043043">
      <w:pPr>
        <w:tabs>
          <w:tab w:val="left" w:pos="1820"/>
        </w:tabs>
        <w:jc w:val="both"/>
        <w:rPr>
          <w:ins w:id="838" w:author="LECOFFRE Emilien" w:date="2017-07-04T12:09:00Z"/>
          <w:lang w:val="fr-FR"/>
        </w:rPr>
      </w:pPr>
    </w:p>
    <w:p w14:paraId="70F332AA" w14:textId="77777777" w:rsidR="009E4939" w:rsidRDefault="009E4939" w:rsidP="00043043">
      <w:pPr>
        <w:tabs>
          <w:tab w:val="left" w:pos="1820"/>
        </w:tabs>
        <w:jc w:val="both"/>
        <w:rPr>
          <w:lang w:val="fr-FR"/>
        </w:rPr>
      </w:pPr>
    </w:p>
    <w:p w14:paraId="3CAA8EBB" w14:textId="03729A7D" w:rsidR="00D37A4E" w:rsidDel="009E4939" w:rsidRDefault="00D37A4E" w:rsidP="00043043">
      <w:pPr>
        <w:tabs>
          <w:tab w:val="left" w:pos="1820"/>
        </w:tabs>
        <w:jc w:val="both"/>
        <w:rPr>
          <w:del w:id="839" w:author="LECOFFRE Emilien" w:date="2017-07-04T12:09:00Z"/>
          <w:lang w:val="fr-FR"/>
        </w:rPr>
      </w:pPr>
    </w:p>
    <w:p w14:paraId="6E0CF85D" w14:textId="5E9D5ABE" w:rsidR="00D37A4E" w:rsidDel="009E4939" w:rsidRDefault="00D37A4E" w:rsidP="00D37A4E">
      <w:pPr>
        <w:rPr>
          <w:del w:id="840" w:author="LECOFFRE Emilien" w:date="2017-07-04T12:09:00Z"/>
          <w:lang w:val="fr-FR"/>
        </w:rPr>
      </w:pPr>
    </w:p>
    <w:p w14:paraId="0FCA917D" w14:textId="77777777" w:rsidR="009E4939" w:rsidRDefault="009E4939" w:rsidP="00D37A4E">
      <w:pPr>
        <w:rPr>
          <w:ins w:id="841" w:author="LECOFFRE Emilien" w:date="2017-07-04T12:09:00Z"/>
          <w:lang w:val="fr-FR"/>
        </w:rPr>
      </w:pPr>
    </w:p>
    <w:p w14:paraId="2DF8B9D6" w14:textId="77777777" w:rsidR="009E4939" w:rsidRDefault="009E4939">
      <w:pPr>
        <w:pStyle w:val="Titre2"/>
        <w:numPr>
          <w:ilvl w:val="0"/>
          <w:numId w:val="4"/>
        </w:numPr>
        <w:rPr>
          <w:ins w:id="842" w:author="LECOFFRE Emilien" w:date="2017-07-04T12:09:00Z"/>
          <w:lang w:val="fr-FR"/>
        </w:rPr>
        <w:pPrChange w:id="843" w:author="LECOFFRE Emilien" w:date="2017-07-04T12:09:00Z">
          <w:pPr/>
        </w:pPrChange>
      </w:pPr>
      <w:bookmarkStart w:id="844" w:name="_Toc486949527"/>
      <w:ins w:id="845" w:author="LECOFFRE Emilien" w:date="2017-07-04T12:09:00Z">
        <w:r>
          <w:rPr>
            <w:lang w:val="fr-FR"/>
          </w:rPr>
          <w:lastRenderedPageBreak/>
          <w:t>Etape 5 : Ajouter une trame + contraintes de routage</w:t>
        </w:r>
        <w:bookmarkEnd w:id="844"/>
      </w:ins>
    </w:p>
    <w:p w14:paraId="74B11E31" w14:textId="39FE1C3C" w:rsidR="00D37A4E" w:rsidRPr="007D12CB" w:rsidDel="009E4939" w:rsidRDefault="00D37A4E">
      <w:pPr>
        <w:pStyle w:val="Titre2"/>
        <w:ind w:left="720"/>
        <w:rPr>
          <w:del w:id="846" w:author="LECOFFRE Emilien" w:date="2017-07-04T12:09:00Z"/>
          <w:lang w:val="fr-FR"/>
        </w:rPr>
        <w:pPrChange w:id="847" w:author="LECOFFRE Emilien" w:date="2017-07-04T12:10:00Z">
          <w:pPr>
            <w:pStyle w:val="Titre3"/>
            <w:numPr>
              <w:numId w:val="6"/>
            </w:numPr>
            <w:ind w:left="720" w:hanging="360"/>
          </w:pPr>
        </w:pPrChange>
      </w:pPr>
      <w:del w:id="848" w:author="LECOFFRE Emilien" w:date="2017-07-04T12:09:00Z">
        <w:r w:rsidDel="009E4939">
          <w:rPr>
            <w:lang w:val="fr-FR"/>
          </w:rPr>
          <w:delText>Version E</w:delText>
        </w:r>
      </w:del>
    </w:p>
    <w:p w14:paraId="49E0334A" w14:textId="77777777" w:rsidR="00D37A4E" w:rsidRDefault="00D37A4E">
      <w:pPr>
        <w:pStyle w:val="Titre2"/>
        <w:ind w:left="720"/>
        <w:rPr>
          <w:lang w:val="fr-FR"/>
        </w:rPr>
        <w:pPrChange w:id="849" w:author="LECOFFRE Emilien" w:date="2017-07-04T12:10:00Z">
          <w:pPr/>
        </w:pPrChange>
      </w:pPr>
    </w:p>
    <w:p w14:paraId="391C879B" w14:textId="77777777" w:rsidR="00D37A4E" w:rsidRDefault="00D37A4E" w:rsidP="00D37A4E">
      <w:pPr>
        <w:rPr>
          <w:lang w:val="fr-FR"/>
        </w:rPr>
      </w:pPr>
      <w:r>
        <w:rPr>
          <w:lang w:val="fr-FR"/>
        </w:rPr>
        <w:t>Double cliquez sur le dossier « </w:t>
      </w:r>
      <w:proofErr w:type="spellStart"/>
      <w:r>
        <w:rPr>
          <w:lang w:val="fr-FR"/>
        </w:rPr>
        <w:t>DataNew</w:t>
      </w:r>
      <w:proofErr w:type="spellEnd"/>
      <w:r>
        <w:rPr>
          <w:lang w:val="fr-FR"/>
        </w:rPr>
        <w:t> »</w:t>
      </w:r>
    </w:p>
    <w:p w14:paraId="168B2A77" w14:textId="77777777" w:rsidR="00D37A4E" w:rsidRDefault="00D37A4E" w:rsidP="00D37A4E">
      <w:pPr>
        <w:rPr>
          <w:lang w:val="fr-FR"/>
        </w:rPr>
      </w:pPr>
      <w:r>
        <w:rPr>
          <w:noProof/>
        </w:rPr>
        <w:drawing>
          <wp:anchor distT="0" distB="0" distL="114300" distR="114300" simplePos="0" relativeHeight="251739648" behindDoc="0" locked="0" layoutInCell="1" allowOverlap="1" wp14:anchorId="5D8FD5F5" wp14:editId="72100F70">
            <wp:simplePos x="0" y="0"/>
            <wp:positionH relativeFrom="margin">
              <wp:align>left</wp:align>
            </wp:positionH>
            <wp:positionV relativeFrom="paragraph">
              <wp:posOffset>215265</wp:posOffset>
            </wp:positionV>
            <wp:extent cx="5892800" cy="2959100"/>
            <wp:effectExtent l="0" t="0" r="0" b="0"/>
            <wp:wrapSquare wrapText="bothSides"/>
            <wp:docPr id="71" name="Image 71" descr="d:\LocalData\a196143\Desktop\Image Notic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ocalData\a196143\Desktop\Image Notice\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800" cy="295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8D2F2" w14:textId="77777777" w:rsidR="00D37A4E" w:rsidRPr="00F27F96" w:rsidRDefault="00D37A4E" w:rsidP="00D37A4E">
      <w:pPr>
        <w:rPr>
          <w:lang w:val="fr-FR"/>
        </w:rPr>
      </w:pPr>
    </w:p>
    <w:p w14:paraId="45F18533" w14:textId="77777777" w:rsidR="00D37A4E" w:rsidRDefault="00D37A4E" w:rsidP="00D37A4E">
      <w:pPr>
        <w:tabs>
          <w:tab w:val="left" w:pos="1820"/>
        </w:tabs>
        <w:jc w:val="both"/>
        <w:rPr>
          <w:lang w:val="fr-FR"/>
        </w:rPr>
      </w:pPr>
      <w:r>
        <w:rPr>
          <w:noProof/>
        </w:rPr>
        <w:drawing>
          <wp:anchor distT="0" distB="0" distL="114300" distR="114300" simplePos="0" relativeHeight="251738624" behindDoc="0" locked="0" layoutInCell="1" allowOverlap="1" wp14:anchorId="6D2D2A0E" wp14:editId="78B34A5A">
            <wp:simplePos x="0" y="0"/>
            <wp:positionH relativeFrom="margin">
              <wp:align>right</wp:align>
            </wp:positionH>
            <wp:positionV relativeFrom="paragraph">
              <wp:posOffset>390525</wp:posOffset>
            </wp:positionV>
            <wp:extent cx="5943600" cy="2997200"/>
            <wp:effectExtent l="0" t="0" r="0" b="0"/>
            <wp:wrapSquare wrapText="bothSides"/>
            <wp:docPr id="72" name="Image 72" descr="d:\LocalData\a196143\Desktop\Image Notice\MODE3_SPE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ocalData\a196143\Desktop\Image Notice\MODE3_SPEC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Double cliquez sur le fichier « Frame »</w:t>
      </w:r>
    </w:p>
    <w:p w14:paraId="02A0FA5B" w14:textId="77777777" w:rsidR="00D37A4E" w:rsidRPr="00D37A4E" w:rsidRDefault="00D37A4E" w:rsidP="00D37A4E">
      <w:pPr>
        <w:rPr>
          <w:lang w:val="fr-FR"/>
        </w:rPr>
      </w:pPr>
    </w:p>
    <w:p w14:paraId="29EE66C0" w14:textId="77777777" w:rsidR="00043043" w:rsidRDefault="00043043" w:rsidP="00043043">
      <w:pPr>
        <w:rPr>
          <w:lang w:val="fr-FR"/>
        </w:rPr>
      </w:pPr>
    </w:p>
    <w:p w14:paraId="39E894CA" w14:textId="77777777" w:rsidR="00043043" w:rsidRPr="00C95C65" w:rsidRDefault="00043043" w:rsidP="00043043">
      <w:pPr>
        <w:rPr>
          <w:lang w:val="fr-FR"/>
        </w:rPr>
      </w:pPr>
      <w:r>
        <w:rPr>
          <w:noProof/>
        </w:rPr>
        <w:lastRenderedPageBreak/>
        <w:drawing>
          <wp:anchor distT="0" distB="0" distL="114300" distR="114300" simplePos="0" relativeHeight="251643392" behindDoc="0" locked="0" layoutInCell="1" allowOverlap="1" wp14:anchorId="4F439DB8" wp14:editId="66C17A8A">
            <wp:simplePos x="0" y="0"/>
            <wp:positionH relativeFrom="margin">
              <wp:align>right</wp:align>
            </wp:positionH>
            <wp:positionV relativeFrom="paragraph">
              <wp:posOffset>673735</wp:posOffset>
            </wp:positionV>
            <wp:extent cx="5943600" cy="914400"/>
            <wp:effectExtent l="19050" t="19050" r="19050" b="19050"/>
            <wp:wrapSquare wrapText="bothSides"/>
            <wp:docPr id="38" name="Image 38" descr="d:\LocalData\a196143\Desktop\Image Notice\MODE3_SPE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LocalData\a196143\Desktop\Image Notice\MODE3_SPEC2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fr-FR"/>
        </w:rPr>
        <w:t xml:space="preserve">Sur la dernière ligne du fichier « Frame », au bout de la liste des trames, insérez votre nouvelle trame, sa fréquence d’émission, son nombre d’octets utiles, sa </w:t>
      </w:r>
      <w:commentRangeStart w:id="850"/>
      <w:r>
        <w:rPr>
          <w:lang w:val="fr-FR"/>
        </w:rPr>
        <w:t>charge</w:t>
      </w:r>
      <w:commentRangeEnd w:id="850"/>
      <w:r w:rsidR="0046266D">
        <w:rPr>
          <w:rStyle w:val="Marquedecommentaire"/>
        </w:rPr>
        <w:commentReference w:id="850"/>
      </w:r>
      <w:r>
        <w:rPr>
          <w:lang w:val="fr-FR"/>
        </w:rPr>
        <w:t>, ses consommateurs et émetteurs.</w:t>
      </w:r>
    </w:p>
    <w:p w14:paraId="2AA0D656" w14:textId="77777777" w:rsidR="00043043" w:rsidRDefault="00043043" w:rsidP="00043043">
      <w:pPr>
        <w:tabs>
          <w:tab w:val="left" w:pos="1820"/>
        </w:tabs>
        <w:jc w:val="both"/>
        <w:rPr>
          <w:lang w:val="fr-FR"/>
        </w:rPr>
      </w:pPr>
    </w:p>
    <w:p w14:paraId="774B699F" w14:textId="374CB267" w:rsidR="00043043" w:rsidRDefault="00D37A4E" w:rsidP="00043043">
      <w:pPr>
        <w:tabs>
          <w:tab w:val="left" w:pos="1820"/>
        </w:tabs>
        <w:jc w:val="both"/>
        <w:rPr>
          <w:lang w:val="fr-FR"/>
        </w:rPr>
      </w:pPr>
      <w:r>
        <w:rPr>
          <w:lang w:val="fr-FR"/>
        </w:rPr>
        <w:t>La nouvelle trame</w:t>
      </w:r>
      <w:r w:rsidR="00043043">
        <w:rPr>
          <w:lang w:val="fr-FR"/>
        </w:rPr>
        <w:t xml:space="preserve"> doit ensuite être ajouté</w:t>
      </w:r>
      <w:ins w:id="851" w:author="KORZIN Stephane" w:date="2017-06-30T09:20:00Z">
        <w:r w:rsidR="0046266D">
          <w:rPr>
            <w:lang w:val="fr-FR"/>
          </w:rPr>
          <w:t>e</w:t>
        </w:r>
      </w:ins>
      <w:r w:rsidR="00043043">
        <w:rPr>
          <w:lang w:val="fr-FR"/>
        </w:rPr>
        <w:t xml:space="preserve"> dans le fichier de contrainte de routage « Mat </w:t>
      </w:r>
      <w:proofErr w:type="spellStart"/>
      <w:r w:rsidR="00043043">
        <w:rPr>
          <w:lang w:val="fr-FR"/>
        </w:rPr>
        <w:t>Rout</w:t>
      </w:r>
      <w:proofErr w:type="spellEnd"/>
      <w:r w:rsidR="00043043">
        <w:rPr>
          <w:lang w:val="fr-FR"/>
        </w:rPr>
        <w:t> » : retournez dans « </w:t>
      </w:r>
      <w:proofErr w:type="spellStart"/>
      <w:r w:rsidR="00043043">
        <w:rPr>
          <w:lang w:val="fr-FR"/>
        </w:rPr>
        <w:t>DataNew</w:t>
      </w:r>
      <w:proofErr w:type="spellEnd"/>
      <w:r w:rsidR="00043043">
        <w:rPr>
          <w:lang w:val="fr-FR"/>
        </w:rPr>
        <w:t xml:space="preserve"> » puis double cliquez sur le fichier « Mat </w:t>
      </w:r>
      <w:proofErr w:type="spellStart"/>
      <w:r w:rsidR="00043043">
        <w:rPr>
          <w:lang w:val="fr-FR"/>
        </w:rPr>
        <w:t>Rout</w:t>
      </w:r>
      <w:proofErr w:type="spellEnd"/>
      <w:r w:rsidR="00043043">
        <w:rPr>
          <w:lang w:val="fr-FR"/>
        </w:rPr>
        <w:t> »</w:t>
      </w:r>
    </w:p>
    <w:p w14:paraId="231FE470" w14:textId="77777777" w:rsidR="00043043" w:rsidRDefault="00043043" w:rsidP="00043043">
      <w:pPr>
        <w:tabs>
          <w:tab w:val="left" w:pos="1820"/>
        </w:tabs>
        <w:jc w:val="both"/>
        <w:rPr>
          <w:lang w:val="fr-FR"/>
        </w:rPr>
      </w:pPr>
      <w:r>
        <w:rPr>
          <w:noProof/>
        </w:rPr>
        <w:drawing>
          <wp:anchor distT="0" distB="0" distL="114300" distR="114300" simplePos="0" relativeHeight="251644416" behindDoc="0" locked="0" layoutInCell="1" allowOverlap="1" wp14:anchorId="45EB6912" wp14:editId="732AA8AF">
            <wp:simplePos x="0" y="0"/>
            <wp:positionH relativeFrom="margin">
              <wp:posOffset>0</wp:posOffset>
            </wp:positionH>
            <wp:positionV relativeFrom="paragraph">
              <wp:posOffset>279400</wp:posOffset>
            </wp:positionV>
            <wp:extent cx="5943600" cy="3009900"/>
            <wp:effectExtent l="0" t="0" r="0" b="0"/>
            <wp:wrapSquare wrapText="bothSides"/>
            <wp:docPr id="39" name="Image 39" descr="d:\LocalData\a196143\Desktop\Image Notice\MODE1_SPE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LocalData\a196143\Desktop\Image Notice\MODE1_SPEC2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B50EA" w14:textId="77777777" w:rsidR="00043043" w:rsidRDefault="00043043" w:rsidP="00043043">
      <w:pPr>
        <w:tabs>
          <w:tab w:val="left" w:pos="1820"/>
        </w:tabs>
        <w:jc w:val="both"/>
        <w:rPr>
          <w:lang w:val="fr-FR"/>
        </w:rPr>
      </w:pPr>
    </w:p>
    <w:p w14:paraId="10ABEBA4" w14:textId="77777777" w:rsidR="00043043" w:rsidRDefault="00043043" w:rsidP="00043043">
      <w:pPr>
        <w:tabs>
          <w:tab w:val="left" w:pos="1820"/>
        </w:tabs>
        <w:jc w:val="both"/>
        <w:rPr>
          <w:lang w:val="fr-FR"/>
        </w:rPr>
      </w:pPr>
    </w:p>
    <w:p w14:paraId="2E7BA2C2" w14:textId="77777777" w:rsidR="00043043" w:rsidRDefault="00043043" w:rsidP="00043043">
      <w:pPr>
        <w:tabs>
          <w:tab w:val="left" w:pos="1820"/>
        </w:tabs>
        <w:jc w:val="both"/>
        <w:rPr>
          <w:lang w:val="fr-FR"/>
        </w:rPr>
      </w:pPr>
    </w:p>
    <w:p w14:paraId="581FBE72" w14:textId="77777777" w:rsidR="00043043" w:rsidRDefault="00043043" w:rsidP="00043043">
      <w:pPr>
        <w:tabs>
          <w:tab w:val="left" w:pos="1820"/>
        </w:tabs>
        <w:jc w:val="both"/>
        <w:rPr>
          <w:lang w:val="fr-FR"/>
        </w:rPr>
      </w:pPr>
    </w:p>
    <w:p w14:paraId="54DA10AD" w14:textId="77777777" w:rsidR="00043043" w:rsidRDefault="00043043" w:rsidP="00043043">
      <w:pPr>
        <w:tabs>
          <w:tab w:val="left" w:pos="1820"/>
        </w:tabs>
        <w:jc w:val="both"/>
        <w:rPr>
          <w:lang w:val="fr-FR"/>
        </w:rPr>
      </w:pPr>
    </w:p>
    <w:p w14:paraId="4CBEA0F4" w14:textId="77777777" w:rsidR="00043043" w:rsidRDefault="00043043" w:rsidP="00043043">
      <w:pPr>
        <w:tabs>
          <w:tab w:val="left" w:pos="1820"/>
        </w:tabs>
        <w:jc w:val="both"/>
        <w:rPr>
          <w:lang w:val="fr-FR"/>
        </w:rPr>
      </w:pPr>
    </w:p>
    <w:p w14:paraId="48317DE4" w14:textId="77777777" w:rsidR="00043043" w:rsidRDefault="00043043" w:rsidP="00043043">
      <w:pPr>
        <w:tabs>
          <w:tab w:val="left" w:pos="1820"/>
        </w:tabs>
        <w:jc w:val="both"/>
        <w:rPr>
          <w:lang w:val="fr-FR"/>
        </w:rPr>
      </w:pPr>
      <w:r>
        <w:rPr>
          <w:noProof/>
        </w:rPr>
        <w:lastRenderedPageBreak/>
        <w:drawing>
          <wp:anchor distT="0" distB="0" distL="114300" distR="114300" simplePos="0" relativeHeight="251645440" behindDoc="0" locked="0" layoutInCell="1" allowOverlap="1" wp14:anchorId="469636E9" wp14:editId="0BC573DF">
            <wp:simplePos x="0" y="0"/>
            <wp:positionH relativeFrom="margin">
              <wp:align>left</wp:align>
            </wp:positionH>
            <wp:positionV relativeFrom="paragraph">
              <wp:posOffset>25400</wp:posOffset>
            </wp:positionV>
            <wp:extent cx="3098800" cy="1765300"/>
            <wp:effectExtent l="19050" t="19050" r="25400" b="25400"/>
            <wp:wrapSquare wrapText="bothSides"/>
            <wp:docPr id="40" name="Image 40" descr="d:\LocalData\a196143\Desktop\Image Notice\MODE3_SPE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LocalData\a196143\Desktop\Image Notice\MODE3_SPEC2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8800" cy="17653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fr-FR"/>
        </w:rPr>
        <w:t xml:space="preserve">Sur la dernière ligne du tableau Trames/Trames du fichier « Mat </w:t>
      </w:r>
      <w:proofErr w:type="spellStart"/>
      <w:r>
        <w:rPr>
          <w:lang w:val="fr-FR"/>
        </w:rPr>
        <w:t>Rout</w:t>
      </w:r>
      <w:proofErr w:type="spellEnd"/>
      <w:r>
        <w:rPr>
          <w:lang w:val="fr-FR"/>
        </w:rPr>
        <w:t> » ajoutez votre nouvelle trame ainsi que les contraintes de routage.</w:t>
      </w:r>
    </w:p>
    <w:p w14:paraId="2DB77815" w14:textId="77777777" w:rsidR="00043043" w:rsidRDefault="00043043" w:rsidP="00043043">
      <w:pPr>
        <w:tabs>
          <w:tab w:val="left" w:pos="1820"/>
        </w:tabs>
        <w:jc w:val="both"/>
        <w:rPr>
          <w:lang w:val="fr-FR"/>
        </w:rPr>
      </w:pPr>
      <w:r>
        <w:rPr>
          <w:lang w:val="fr-FR"/>
        </w:rPr>
        <w:t>Un « X » signifie que la trame de la colonne n’a pas le droit d’être transmise sur un sous réseau commun à la trame de la ligne.</w:t>
      </w:r>
    </w:p>
    <w:p w14:paraId="728698D0" w14:textId="77777777" w:rsidR="00043043" w:rsidRDefault="00043043" w:rsidP="00043043">
      <w:pPr>
        <w:tabs>
          <w:tab w:val="left" w:pos="1820"/>
        </w:tabs>
        <w:jc w:val="both"/>
        <w:rPr>
          <w:lang w:val="fr-FR"/>
        </w:rPr>
      </w:pPr>
    </w:p>
    <w:p w14:paraId="30A165F0" w14:textId="77777777" w:rsidR="00043043" w:rsidRDefault="00043043" w:rsidP="00043043">
      <w:pPr>
        <w:tabs>
          <w:tab w:val="left" w:pos="1820"/>
        </w:tabs>
        <w:jc w:val="both"/>
        <w:rPr>
          <w:lang w:val="fr-FR"/>
        </w:rPr>
      </w:pPr>
    </w:p>
    <w:p w14:paraId="3AD08420" w14:textId="77777777" w:rsidR="00043043" w:rsidRDefault="00043043" w:rsidP="00043043">
      <w:pPr>
        <w:tabs>
          <w:tab w:val="left" w:pos="1820"/>
        </w:tabs>
        <w:jc w:val="both"/>
        <w:rPr>
          <w:lang w:val="fr-FR"/>
        </w:rPr>
      </w:pPr>
    </w:p>
    <w:p w14:paraId="6C699497" w14:textId="77777777" w:rsidR="00043043" w:rsidRDefault="00043043" w:rsidP="00043043">
      <w:pPr>
        <w:tabs>
          <w:tab w:val="left" w:pos="1820"/>
        </w:tabs>
        <w:jc w:val="both"/>
        <w:rPr>
          <w:lang w:val="fr-FR"/>
        </w:rPr>
      </w:pPr>
      <w:r>
        <w:rPr>
          <w:lang w:val="fr-FR"/>
        </w:rPr>
        <w:t xml:space="preserve">Sur la dernière colonne du tableau Trames/Trames du fichier « Mat </w:t>
      </w:r>
      <w:proofErr w:type="spellStart"/>
      <w:r>
        <w:rPr>
          <w:lang w:val="fr-FR"/>
        </w:rPr>
        <w:t>Rout</w:t>
      </w:r>
      <w:proofErr w:type="spellEnd"/>
      <w:r>
        <w:rPr>
          <w:lang w:val="fr-FR"/>
        </w:rPr>
        <w:t> » ajoutez votre nouvelle trame ainsi que les contraintes de routage.</w:t>
      </w:r>
    </w:p>
    <w:p w14:paraId="2976644F" w14:textId="77777777" w:rsidR="00043043" w:rsidRDefault="00043043" w:rsidP="00043043">
      <w:pPr>
        <w:tabs>
          <w:tab w:val="left" w:pos="1820"/>
        </w:tabs>
        <w:jc w:val="both"/>
        <w:rPr>
          <w:lang w:val="fr-FR"/>
        </w:rPr>
      </w:pPr>
      <w:r>
        <w:rPr>
          <w:lang w:val="fr-FR"/>
        </w:rPr>
        <w:t>Un « X » signifie que la trame de la colonne n’a pas le droit d’être transmise sur un sous réseau commun à la trame de la ligne.</w:t>
      </w:r>
    </w:p>
    <w:p w14:paraId="3DF3037D" w14:textId="3E218B71" w:rsidR="00043043" w:rsidDel="00A17807" w:rsidRDefault="00043043" w:rsidP="00043043">
      <w:pPr>
        <w:tabs>
          <w:tab w:val="left" w:pos="1820"/>
        </w:tabs>
        <w:jc w:val="both"/>
        <w:rPr>
          <w:del w:id="852" w:author="LECOFFRE Emilien" w:date="2017-07-04T16:33:00Z"/>
          <w:lang w:val="fr-FR"/>
        </w:rPr>
      </w:pPr>
      <w:r>
        <w:rPr>
          <w:noProof/>
        </w:rPr>
        <w:drawing>
          <wp:anchor distT="0" distB="0" distL="114300" distR="114300" simplePos="0" relativeHeight="251646464" behindDoc="0" locked="0" layoutInCell="1" allowOverlap="1" wp14:anchorId="30FAE2B7" wp14:editId="23D862DE">
            <wp:simplePos x="0" y="0"/>
            <wp:positionH relativeFrom="margin">
              <wp:align>right</wp:align>
            </wp:positionH>
            <wp:positionV relativeFrom="paragraph">
              <wp:posOffset>172720</wp:posOffset>
            </wp:positionV>
            <wp:extent cx="5943600" cy="863600"/>
            <wp:effectExtent l="19050" t="19050" r="19050" b="12700"/>
            <wp:wrapSquare wrapText="bothSides"/>
            <wp:docPr id="41" name="Image 41" descr="d:\LocalData\a196143\Desktop\Image Notice\MODE3_SPEC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LocalData\a196143\Desktop\Image Notice\MODE3_SPEC2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63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ED9B59E" w14:textId="27EF4C9D" w:rsidR="00043043" w:rsidDel="00A17807" w:rsidRDefault="00043043" w:rsidP="00043043">
      <w:pPr>
        <w:tabs>
          <w:tab w:val="left" w:pos="1820"/>
        </w:tabs>
        <w:jc w:val="both"/>
        <w:rPr>
          <w:del w:id="853" w:author="LECOFFRE Emilien" w:date="2017-07-04T16:33:00Z"/>
          <w:lang w:val="fr-FR"/>
        </w:rPr>
      </w:pPr>
    </w:p>
    <w:p w14:paraId="711934C1" w14:textId="225ADF5B" w:rsidR="00043043" w:rsidDel="00A17807" w:rsidRDefault="00043043" w:rsidP="00043043">
      <w:pPr>
        <w:tabs>
          <w:tab w:val="left" w:pos="1820"/>
        </w:tabs>
        <w:jc w:val="both"/>
        <w:rPr>
          <w:del w:id="854" w:author="LECOFFRE Emilien" w:date="2017-07-04T16:33:00Z"/>
          <w:lang w:val="fr-FR"/>
        </w:rPr>
      </w:pPr>
    </w:p>
    <w:p w14:paraId="6F09BF74" w14:textId="13376201" w:rsidR="00043043" w:rsidDel="00A17807" w:rsidRDefault="00043043" w:rsidP="00043043">
      <w:pPr>
        <w:tabs>
          <w:tab w:val="left" w:pos="1820"/>
        </w:tabs>
        <w:jc w:val="both"/>
        <w:rPr>
          <w:del w:id="855" w:author="LECOFFRE Emilien" w:date="2017-07-04T16:34:00Z"/>
          <w:lang w:val="fr-FR"/>
        </w:rPr>
      </w:pPr>
    </w:p>
    <w:p w14:paraId="6402C258" w14:textId="4EB77FD4" w:rsidR="00043043" w:rsidDel="00A17807" w:rsidRDefault="00043043" w:rsidP="00043043">
      <w:pPr>
        <w:tabs>
          <w:tab w:val="left" w:pos="1820"/>
        </w:tabs>
        <w:jc w:val="both"/>
        <w:rPr>
          <w:del w:id="856" w:author="LECOFFRE Emilien" w:date="2017-07-04T16:34:00Z"/>
          <w:lang w:val="fr-FR"/>
        </w:rPr>
      </w:pPr>
    </w:p>
    <w:p w14:paraId="58E697E3" w14:textId="70AFBC15" w:rsidR="00043043" w:rsidDel="00A17807" w:rsidRDefault="00043043" w:rsidP="00043043">
      <w:pPr>
        <w:tabs>
          <w:tab w:val="left" w:pos="1820"/>
        </w:tabs>
        <w:jc w:val="both"/>
        <w:rPr>
          <w:del w:id="857" w:author="LECOFFRE Emilien" w:date="2017-07-04T16:34:00Z"/>
          <w:lang w:val="fr-FR"/>
        </w:rPr>
      </w:pPr>
    </w:p>
    <w:p w14:paraId="215DCB37" w14:textId="20CF6A31" w:rsidR="00043043" w:rsidDel="00A17807" w:rsidRDefault="00043043" w:rsidP="00043043">
      <w:pPr>
        <w:tabs>
          <w:tab w:val="left" w:pos="1820"/>
        </w:tabs>
        <w:jc w:val="both"/>
        <w:rPr>
          <w:del w:id="858" w:author="LECOFFRE Emilien" w:date="2017-07-04T16:34:00Z"/>
          <w:lang w:val="fr-FR"/>
        </w:rPr>
      </w:pPr>
    </w:p>
    <w:p w14:paraId="2649B81A" w14:textId="50299751" w:rsidR="00043043" w:rsidDel="00A17807" w:rsidRDefault="00043043" w:rsidP="00043043">
      <w:pPr>
        <w:tabs>
          <w:tab w:val="left" w:pos="1820"/>
        </w:tabs>
        <w:jc w:val="both"/>
        <w:rPr>
          <w:del w:id="859" w:author="LECOFFRE Emilien" w:date="2017-07-04T16:34:00Z"/>
          <w:lang w:val="fr-FR"/>
        </w:rPr>
      </w:pPr>
    </w:p>
    <w:p w14:paraId="75287CFB" w14:textId="669EDD22" w:rsidR="00043043" w:rsidDel="00A17807" w:rsidRDefault="00043043" w:rsidP="00043043">
      <w:pPr>
        <w:tabs>
          <w:tab w:val="left" w:pos="1820"/>
        </w:tabs>
        <w:jc w:val="both"/>
        <w:rPr>
          <w:del w:id="860" w:author="LECOFFRE Emilien" w:date="2017-07-04T16:34:00Z"/>
          <w:lang w:val="fr-FR"/>
        </w:rPr>
      </w:pPr>
    </w:p>
    <w:p w14:paraId="2D4FAA96" w14:textId="779651F7" w:rsidR="00043043" w:rsidDel="00A17807" w:rsidRDefault="00043043" w:rsidP="00043043">
      <w:pPr>
        <w:tabs>
          <w:tab w:val="left" w:pos="1820"/>
        </w:tabs>
        <w:jc w:val="both"/>
        <w:rPr>
          <w:del w:id="861" w:author="LECOFFRE Emilien" w:date="2017-07-04T16:34:00Z"/>
          <w:lang w:val="fr-FR"/>
        </w:rPr>
      </w:pPr>
    </w:p>
    <w:p w14:paraId="64500AA4" w14:textId="5CD37128" w:rsidR="00043043" w:rsidRPr="00A65F5E" w:rsidDel="00A17807" w:rsidRDefault="00043043" w:rsidP="00043043">
      <w:pPr>
        <w:tabs>
          <w:tab w:val="left" w:pos="1820"/>
        </w:tabs>
        <w:jc w:val="both"/>
        <w:rPr>
          <w:del w:id="862" w:author="LECOFFRE Emilien" w:date="2017-07-04T16:34:00Z"/>
          <w:lang w:val="fr-FR"/>
        </w:rPr>
      </w:pPr>
    </w:p>
    <w:p w14:paraId="6DB520B9" w14:textId="36A8F242" w:rsidR="00043043" w:rsidDel="00A17807" w:rsidRDefault="00043043" w:rsidP="00043043">
      <w:pPr>
        <w:tabs>
          <w:tab w:val="left" w:pos="1820"/>
        </w:tabs>
        <w:jc w:val="both"/>
        <w:rPr>
          <w:del w:id="863" w:author="LECOFFRE Emilien" w:date="2017-07-04T16:34:00Z"/>
          <w:lang w:val="fr-FR"/>
        </w:rPr>
      </w:pPr>
    </w:p>
    <w:p w14:paraId="44033B5E" w14:textId="77777777" w:rsidR="00377501" w:rsidRDefault="00377501" w:rsidP="00043043">
      <w:pPr>
        <w:tabs>
          <w:tab w:val="left" w:pos="1820"/>
        </w:tabs>
        <w:jc w:val="both"/>
        <w:rPr>
          <w:ins w:id="864" w:author="LECOFFRE Emilien" w:date="2017-07-04T16:23:00Z"/>
          <w:lang w:val="fr-FR"/>
        </w:rPr>
      </w:pPr>
    </w:p>
    <w:p w14:paraId="4B096F8C" w14:textId="24A5694A" w:rsidR="00377501" w:rsidRDefault="00377501">
      <w:pPr>
        <w:pStyle w:val="Titre2"/>
        <w:numPr>
          <w:ilvl w:val="0"/>
          <w:numId w:val="4"/>
        </w:numPr>
        <w:rPr>
          <w:ins w:id="865" w:author="LECOFFRE Emilien" w:date="2017-07-04T16:23:00Z"/>
          <w:lang w:val="fr-FR"/>
        </w:rPr>
        <w:pPrChange w:id="866" w:author="LECOFFRE Emilien" w:date="2017-07-04T16:23:00Z">
          <w:pPr>
            <w:tabs>
              <w:tab w:val="left" w:pos="1820"/>
            </w:tabs>
            <w:jc w:val="both"/>
          </w:pPr>
        </w:pPrChange>
      </w:pPr>
      <w:bookmarkStart w:id="867" w:name="_Toc486949528"/>
      <w:ins w:id="868" w:author="LECOFFRE Emilien" w:date="2017-07-04T16:23:00Z">
        <w:r>
          <w:rPr>
            <w:lang w:val="fr-FR"/>
          </w:rPr>
          <w:t xml:space="preserve">Etape 6 : Fixer </w:t>
        </w:r>
      </w:ins>
      <w:ins w:id="869" w:author="LECOFFRE Emilien" w:date="2017-07-04T16:30:00Z">
        <w:r w:rsidR="008E1F65">
          <w:rPr>
            <w:lang w:val="fr-FR"/>
          </w:rPr>
          <w:t>le routage</w:t>
        </w:r>
      </w:ins>
      <w:bookmarkEnd w:id="867"/>
    </w:p>
    <w:p w14:paraId="44092500" w14:textId="3A90B11D" w:rsidR="00377501" w:rsidRDefault="00377501" w:rsidP="00043043">
      <w:pPr>
        <w:tabs>
          <w:tab w:val="left" w:pos="1820"/>
        </w:tabs>
        <w:jc w:val="both"/>
        <w:rPr>
          <w:ins w:id="870" w:author="LECOFFRE Emilien" w:date="2017-07-04T16:23:00Z"/>
          <w:lang w:val="fr-FR"/>
        </w:rPr>
      </w:pPr>
    </w:p>
    <w:p w14:paraId="2DDD545B" w14:textId="3B405CD1" w:rsidR="00377501" w:rsidRDefault="00A17807" w:rsidP="00043043">
      <w:pPr>
        <w:tabs>
          <w:tab w:val="left" w:pos="1820"/>
        </w:tabs>
        <w:jc w:val="both"/>
        <w:rPr>
          <w:ins w:id="871" w:author="LECOFFRE Emilien" w:date="2017-07-04T16:23:00Z"/>
          <w:lang w:val="fr-FR"/>
        </w:rPr>
      </w:pPr>
      <w:ins w:id="872" w:author="LECOFFRE Emilien" w:date="2017-07-04T16:31:00Z">
        <w:r>
          <w:rPr>
            <w:noProof/>
          </w:rPr>
          <w:drawing>
            <wp:anchor distT="0" distB="0" distL="114300" distR="114300" simplePos="0" relativeHeight="251823616" behindDoc="0" locked="0" layoutInCell="1" allowOverlap="1" wp14:anchorId="6C4C39B6" wp14:editId="16A7CAF3">
              <wp:simplePos x="0" y="0"/>
              <wp:positionH relativeFrom="margin">
                <wp:align>right</wp:align>
              </wp:positionH>
              <wp:positionV relativeFrom="paragraph">
                <wp:posOffset>664845</wp:posOffset>
              </wp:positionV>
              <wp:extent cx="5892800" cy="1498600"/>
              <wp:effectExtent l="19050" t="19050" r="12700" b="25400"/>
              <wp:wrapSquare wrapText="bothSides"/>
              <wp:docPr id="33" name="Image 33" descr="D:\LocalData\a196143\Desktop\Image Notic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ocalData\a196143\Desktop\Image Notice\2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2800" cy="1498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fr-FR"/>
          </w:rPr>
          <w:t xml:space="preserve">Pour chaque trame, son routage est explicité en bout de </w:t>
        </w:r>
      </w:ins>
      <w:ins w:id="873" w:author="LECOFFRE Emilien" w:date="2017-07-04T16:32:00Z">
        <w:r>
          <w:rPr>
            <w:lang w:val="fr-FR"/>
          </w:rPr>
          <w:t>ligne</w:t>
        </w:r>
      </w:ins>
      <w:ins w:id="874" w:author="LECOFFRE Emilien" w:date="2017-07-04T16:31:00Z">
        <w:r>
          <w:rPr>
            <w:lang w:val="fr-FR"/>
          </w:rPr>
          <w:t xml:space="preserve"> </w:t>
        </w:r>
      </w:ins>
      <w:ins w:id="875" w:author="LECOFFRE Emilien" w:date="2017-07-04T16:32:00Z">
        <w:r w:rsidRPr="00A17807">
          <w:rPr>
            <w:lang w:val="fr-FR"/>
          </w:rPr>
          <w:sym w:font="Wingdings" w:char="F0E0"/>
        </w:r>
        <w:r>
          <w:rPr>
            <w:lang w:val="fr-FR"/>
          </w:rPr>
          <w:t xml:space="preserve"> </w:t>
        </w:r>
      </w:ins>
      <w:ins w:id="876" w:author="LECOFFRE Emilien" w:date="2017-07-04T16:31:00Z">
        <w:r>
          <w:rPr>
            <w:lang w:val="fr-FR"/>
          </w:rPr>
          <w:t xml:space="preserve">dans la partie réseau. </w:t>
        </w:r>
      </w:ins>
      <w:ins w:id="877" w:author="LECOFFRE Emilien" w:date="2017-07-04T16:32:00Z">
        <w:r>
          <w:rPr>
            <w:lang w:val="fr-FR"/>
          </w:rPr>
          <w:t>Dans cette partie réseau, vous pourrez également trouver une colonne « </w:t>
        </w:r>
        <w:proofErr w:type="spellStart"/>
        <w:r>
          <w:rPr>
            <w:lang w:val="fr-FR"/>
          </w:rPr>
          <w:t>fixed</w:t>
        </w:r>
        <w:proofErr w:type="spellEnd"/>
        <w:r>
          <w:rPr>
            <w:lang w:val="fr-FR"/>
          </w:rPr>
          <w:t xml:space="preserve"> </w:t>
        </w:r>
        <w:proofErr w:type="spellStart"/>
        <w:r>
          <w:rPr>
            <w:lang w:val="fr-FR"/>
          </w:rPr>
          <w:t>routing</w:t>
        </w:r>
      </w:ins>
      <w:proofErr w:type="spellEnd"/>
      <w:ins w:id="878" w:author="LECOFFRE Emilien" w:date="2017-07-04T16:33:00Z">
        <w:r>
          <w:rPr>
            <w:lang w:val="fr-FR"/>
          </w:rPr>
          <w:t> » qui permet de conserver le routage décrit malgré l’optimisation.</w:t>
        </w:r>
      </w:ins>
    </w:p>
    <w:p w14:paraId="1EF9FB5B" w14:textId="6841B16C" w:rsidR="00377501" w:rsidRDefault="00377501" w:rsidP="00043043">
      <w:pPr>
        <w:tabs>
          <w:tab w:val="left" w:pos="1820"/>
        </w:tabs>
        <w:jc w:val="both"/>
        <w:rPr>
          <w:ins w:id="879" w:author="LECOFFRE Emilien" w:date="2017-07-04T16:34:00Z"/>
          <w:lang w:val="fr-FR"/>
        </w:rPr>
      </w:pPr>
    </w:p>
    <w:p w14:paraId="0A62A8F1" w14:textId="141E716D" w:rsidR="00A17807" w:rsidRDefault="00A17807" w:rsidP="00043043">
      <w:pPr>
        <w:tabs>
          <w:tab w:val="left" w:pos="1820"/>
        </w:tabs>
        <w:jc w:val="both"/>
        <w:rPr>
          <w:ins w:id="880" w:author="LECOFFRE Emilien" w:date="2017-07-04T16:23:00Z"/>
          <w:lang w:val="fr-FR"/>
        </w:rPr>
      </w:pPr>
      <w:ins w:id="881" w:author="LECOFFRE Emilien" w:date="2017-07-04T16:34:00Z">
        <w:r>
          <w:rPr>
            <w:lang w:val="fr-FR"/>
          </w:rPr>
          <w:t xml:space="preserve">Toutefois, fixer le routage d’un grand nombre de trame </w:t>
        </w:r>
        <w:r w:rsidR="009256C6">
          <w:rPr>
            <w:lang w:val="fr-FR"/>
          </w:rPr>
          <w:t>peut grandement limiter le nombre de solution potentiel de l’optimisation.</w:t>
        </w:r>
      </w:ins>
    </w:p>
    <w:p w14:paraId="5345C129" w14:textId="77777777" w:rsidR="00377501" w:rsidRDefault="00377501" w:rsidP="00043043">
      <w:pPr>
        <w:tabs>
          <w:tab w:val="left" w:pos="1820"/>
        </w:tabs>
        <w:jc w:val="both"/>
        <w:rPr>
          <w:ins w:id="882" w:author="LECOFFRE Emilien" w:date="2017-07-04T16:23:00Z"/>
          <w:lang w:val="fr-FR"/>
        </w:rPr>
      </w:pPr>
    </w:p>
    <w:p w14:paraId="01ACAA90" w14:textId="6EF21147" w:rsidR="00377501" w:rsidDel="009256C6" w:rsidRDefault="00377501" w:rsidP="00043043">
      <w:pPr>
        <w:tabs>
          <w:tab w:val="left" w:pos="1820"/>
        </w:tabs>
        <w:jc w:val="both"/>
        <w:rPr>
          <w:del w:id="883" w:author="LECOFFRE Emilien" w:date="2017-07-04T16:35:00Z"/>
          <w:lang w:val="fr-FR"/>
        </w:rPr>
      </w:pPr>
      <w:bookmarkStart w:id="884" w:name="_Toc486949529"/>
      <w:bookmarkEnd w:id="884"/>
    </w:p>
    <w:p w14:paraId="47BF8F8A" w14:textId="578DB0DA" w:rsidR="00377501" w:rsidRPr="00B210AC" w:rsidDel="009256C6" w:rsidRDefault="00377501">
      <w:pPr>
        <w:pStyle w:val="Titre2"/>
        <w:rPr>
          <w:del w:id="885" w:author="LECOFFRE Emilien" w:date="2017-07-04T16:35:00Z"/>
          <w:lang w:val="fr-FR"/>
        </w:rPr>
        <w:pPrChange w:id="886" w:author="LECOFFRE Emilien" w:date="2017-07-04T16:23:00Z">
          <w:pPr>
            <w:tabs>
              <w:tab w:val="left" w:pos="1820"/>
            </w:tabs>
            <w:jc w:val="both"/>
          </w:pPr>
        </w:pPrChange>
      </w:pPr>
      <w:bookmarkStart w:id="887" w:name="_Toc486949530"/>
      <w:bookmarkEnd w:id="887"/>
    </w:p>
    <w:p w14:paraId="3BD4EB1A" w14:textId="64C134BC" w:rsidR="009E4939" w:rsidRPr="00377501" w:rsidRDefault="009256C6">
      <w:pPr>
        <w:pStyle w:val="Titre2"/>
        <w:numPr>
          <w:ilvl w:val="0"/>
          <w:numId w:val="4"/>
        </w:numPr>
        <w:rPr>
          <w:ins w:id="888" w:author="LECOFFRE Emilien" w:date="2017-07-04T12:18:00Z"/>
          <w:rPrChange w:id="889" w:author="LECOFFRE Emilien" w:date="2017-07-04T16:23:00Z">
            <w:rPr>
              <w:ins w:id="890" w:author="LECOFFRE Emilien" w:date="2017-07-04T12:18:00Z"/>
              <w:lang w:val="fr-FR"/>
            </w:rPr>
          </w:rPrChange>
        </w:rPr>
        <w:pPrChange w:id="891" w:author="LECOFFRE Emilien" w:date="2017-07-04T16:23:00Z">
          <w:pPr>
            <w:tabs>
              <w:tab w:val="left" w:pos="1820"/>
            </w:tabs>
            <w:jc w:val="both"/>
          </w:pPr>
        </w:pPrChange>
      </w:pPr>
      <w:bookmarkStart w:id="892" w:name="_Toc486949531"/>
      <w:proofErr w:type="spellStart"/>
      <w:ins w:id="893" w:author="LECOFFRE Emilien" w:date="2017-07-04T12:18:00Z">
        <w:r w:rsidRPr="0063554E">
          <w:t>Etape</w:t>
        </w:r>
        <w:proofErr w:type="spellEnd"/>
        <w:r w:rsidRPr="0063554E">
          <w:t xml:space="preserve"> </w:t>
        </w:r>
        <w:proofErr w:type="gramStart"/>
        <w:r w:rsidRPr="0063554E">
          <w:t>7</w:t>
        </w:r>
        <w:r w:rsidR="001F606F" w:rsidRPr="00377501">
          <w:rPr>
            <w:rPrChange w:id="894" w:author="LECOFFRE Emilien" w:date="2017-07-04T16:23:00Z">
              <w:rPr>
                <w:lang w:val="fr-FR"/>
              </w:rPr>
            </w:rPrChange>
          </w:rPr>
          <w:t> :</w:t>
        </w:r>
        <w:proofErr w:type="gramEnd"/>
        <w:r w:rsidR="001F606F" w:rsidRPr="00377501">
          <w:rPr>
            <w:rPrChange w:id="895" w:author="LECOFFRE Emilien" w:date="2017-07-04T16:23:00Z">
              <w:rPr>
                <w:lang w:val="fr-FR"/>
              </w:rPr>
            </w:rPrChange>
          </w:rPr>
          <w:t xml:space="preserve"> Fixer des </w:t>
        </w:r>
        <w:proofErr w:type="spellStart"/>
        <w:r w:rsidR="001F606F" w:rsidRPr="00377501">
          <w:rPr>
            <w:rPrChange w:id="896" w:author="LECOFFRE Emilien" w:date="2017-07-04T16:23:00Z">
              <w:rPr>
                <w:lang w:val="fr-FR"/>
              </w:rPr>
            </w:rPrChange>
          </w:rPr>
          <w:t>paramètres</w:t>
        </w:r>
        <w:bookmarkEnd w:id="892"/>
        <w:proofErr w:type="spellEnd"/>
      </w:ins>
    </w:p>
    <w:p w14:paraId="5EA9E8F8" w14:textId="77777777" w:rsidR="001F606F" w:rsidRPr="00B210AC" w:rsidRDefault="001F606F">
      <w:pPr>
        <w:rPr>
          <w:ins w:id="897" w:author="LECOFFRE Emilien" w:date="2017-07-04T12:06:00Z"/>
          <w:lang w:val="fr-FR"/>
        </w:rPr>
        <w:pPrChange w:id="898" w:author="LECOFFRE Emilien" w:date="2017-07-04T12:18:00Z">
          <w:pPr>
            <w:tabs>
              <w:tab w:val="left" w:pos="1820"/>
            </w:tabs>
            <w:jc w:val="both"/>
          </w:pPr>
        </w:pPrChange>
      </w:pPr>
    </w:p>
    <w:p w14:paraId="724C26F9" w14:textId="77777777" w:rsidR="009E4939" w:rsidRPr="000F0D34" w:rsidRDefault="009E4939" w:rsidP="009E4939">
      <w:pPr>
        <w:tabs>
          <w:tab w:val="left" w:pos="1820"/>
        </w:tabs>
        <w:jc w:val="both"/>
        <w:rPr>
          <w:ins w:id="899" w:author="LECOFFRE Emilien" w:date="2017-07-04T12:06:00Z"/>
          <w:lang w:val="fr-FR"/>
        </w:rPr>
      </w:pPr>
      <w:ins w:id="900" w:author="LECOFFRE Emilien" w:date="2017-07-04T12:06:00Z">
        <w:r>
          <w:rPr>
            <w:lang w:val="fr-FR"/>
          </w:rPr>
          <w:t>Double cliquez sur le dossier « </w:t>
        </w:r>
        <w:proofErr w:type="spellStart"/>
        <w:r>
          <w:rPr>
            <w:lang w:val="fr-FR"/>
          </w:rPr>
          <w:t>DataNew</w:t>
        </w:r>
        <w:proofErr w:type="spellEnd"/>
        <w:r>
          <w:rPr>
            <w:lang w:val="fr-FR"/>
          </w:rPr>
          <w:t> »</w:t>
        </w:r>
      </w:ins>
    </w:p>
    <w:p w14:paraId="6E801930" w14:textId="77777777" w:rsidR="009E4939" w:rsidRDefault="009E4939" w:rsidP="009E4939">
      <w:pPr>
        <w:tabs>
          <w:tab w:val="left" w:pos="1820"/>
        </w:tabs>
        <w:jc w:val="both"/>
        <w:rPr>
          <w:ins w:id="901" w:author="LECOFFRE Emilien" w:date="2017-07-04T12:06:00Z"/>
          <w:lang w:val="fr-FR"/>
        </w:rPr>
      </w:pPr>
      <w:ins w:id="902" w:author="LECOFFRE Emilien" w:date="2017-07-04T12:06:00Z">
        <w:r>
          <w:rPr>
            <w:noProof/>
          </w:rPr>
          <w:drawing>
            <wp:anchor distT="0" distB="0" distL="114300" distR="114300" simplePos="0" relativeHeight="251809280" behindDoc="0" locked="0" layoutInCell="1" allowOverlap="1" wp14:anchorId="44F71757" wp14:editId="564738E6">
              <wp:simplePos x="0" y="0"/>
              <wp:positionH relativeFrom="margin">
                <wp:align>left</wp:align>
              </wp:positionH>
              <wp:positionV relativeFrom="paragraph">
                <wp:posOffset>226695</wp:posOffset>
              </wp:positionV>
              <wp:extent cx="5892800" cy="2959100"/>
              <wp:effectExtent l="0" t="0" r="0" b="0"/>
              <wp:wrapSquare wrapText="bothSides"/>
              <wp:docPr id="7" name="Image 7" descr="d:\LocalData\a196143\Desktop\Image Notic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ocalData\a196143\Desktop\Image Notice\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2800" cy="29591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35334A8" w14:textId="77777777" w:rsidR="009E4939" w:rsidRDefault="009E4939" w:rsidP="009E4939">
      <w:pPr>
        <w:tabs>
          <w:tab w:val="left" w:pos="1820"/>
        </w:tabs>
        <w:jc w:val="both"/>
        <w:rPr>
          <w:ins w:id="903" w:author="LECOFFRE Emilien" w:date="2017-07-04T12:06:00Z"/>
          <w:lang w:val="fr-FR"/>
        </w:rPr>
      </w:pPr>
    </w:p>
    <w:p w14:paraId="6A17F25C" w14:textId="77777777" w:rsidR="009E4939" w:rsidRDefault="009E4939" w:rsidP="009E4939">
      <w:pPr>
        <w:tabs>
          <w:tab w:val="left" w:pos="1820"/>
        </w:tabs>
        <w:jc w:val="both"/>
        <w:rPr>
          <w:ins w:id="904" w:author="LECOFFRE Emilien" w:date="2017-07-04T12:06:00Z"/>
          <w:lang w:val="fr-FR"/>
        </w:rPr>
      </w:pPr>
      <w:ins w:id="905" w:author="LECOFFRE Emilien" w:date="2017-07-04T12:06:00Z">
        <w:r>
          <w:rPr>
            <w:noProof/>
          </w:rPr>
          <w:drawing>
            <wp:anchor distT="0" distB="0" distL="114300" distR="114300" simplePos="0" relativeHeight="251807232" behindDoc="0" locked="0" layoutInCell="1" allowOverlap="1" wp14:anchorId="055EB6A9" wp14:editId="1D92227A">
              <wp:simplePos x="0" y="0"/>
              <wp:positionH relativeFrom="margin">
                <wp:align>right</wp:align>
              </wp:positionH>
              <wp:positionV relativeFrom="paragraph">
                <wp:posOffset>353695</wp:posOffset>
              </wp:positionV>
              <wp:extent cx="5943600" cy="3009900"/>
              <wp:effectExtent l="0" t="0" r="0" b="0"/>
              <wp:wrapSquare wrapText="bothSides"/>
              <wp:docPr id="10" name="Image 10" descr="d:\LocalData\a196143\Desktop\Image Notice\MODE2_SPE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ocalData\a196143\Desktop\Image Notice\MODE2_SPEC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Double cliquez sur le fichier « </w:t>
        </w:r>
        <w:proofErr w:type="spellStart"/>
        <w:r>
          <w:rPr>
            <w:lang w:val="fr-FR"/>
          </w:rPr>
          <w:t>Param</w:t>
        </w:r>
        <w:proofErr w:type="spellEnd"/>
        <w:r>
          <w:rPr>
            <w:lang w:val="fr-FR"/>
          </w:rPr>
          <w:t> »</w:t>
        </w:r>
      </w:ins>
    </w:p>
    <w:p w14:paraId="33B9B1C1" w14:textId="77777777" w:rsidR="009E4939" w:rsidRDefault="009E4939" w:rsidP="009E4939">
      <w:pPr>
        <w:tabs>
          <w:tab w:val="left" w:pos="1820"/>
        </w:tabs>
        <w:jc w:val="both"/>
        <w:rPr>
          <w:ins w:id="906" w:author="LECOFFRE Emilien" w:date="2017-07-04T12:06:00Z"/>
          <w:lang w:val="fr-FR"/>
        </w:rPr>
      </w:pPr>
    </w:p>
    <w:p w14:paraId="75E4F607" w14:textId="77777777" w:rsidR="009E4939" w:rsidRDefault="009E4939" w:rsidP="009E4939">
      <w:pPr>
        <w:tabs>
          <w:tab w:val="left" w:pos="1820"/>
        </w:tabs>
        <w:jc w:val="both"/>
        <w:rPr>
          <w:ins w:id="907" w:author="LECOFFRE Emilien" w:date="2017-07-04T12:06:00Z"/>
          <w:lang w:val="fr-FR"/>
        </w:rPr>
      </w:pPr>
    </w:p>
    <w:p w14:paraId="6BBF5E3B" w14:textId="77777777" w:rsidR="009E4939" w:rsidRDefault="009E4939" w:rsidP="009E4939">
      <w:pPr>
        <w:tabs>
          <w:tab w:val="left" w:pos="1820"/>
        </w:tabs>
        <w:jc w:val="both"/>
        <w:rPr>
          <w:ins w:id="908" w:author="LECOFFRE Emilien" w:date="2017-07-04T12:06:00Z"/>
          <w:lang w:val="fr-FR"/>
        </w:rPr>
      </w:pPr>
    </w:p>
    <w:p w14:paraId="278EE8A8" w14:textId="77777777" w:rsidR="009E4939" w:rsidRDefault="009E4939" w:rsidP="009E4939">
      <w:pPr>
        <w:tabs>
          <w:tab w:val="left" w:pos="1820"/>
        </w:tabs>
        <w:jc w:val="both"/>
        <w:rPr>
          <w:ins w:id="909" w:author="LECOFFRE Emilien" w:date="2017-07-04T12:06:00Z"/>
          <w:lang w:val="fr-FR"/>
        </w:rPr>
      </w:pPr>
      <w:ins w:id="910" w:author="LECOFFRE Emilien" w:date="2017-07-04T12:06:00Z">
        <w:r>
          <w:rPr>
            <w:lang w:val="fr-FR"/>
          </w:rPr>
          <w:lastRenderedPageBreak/>
          <w:t>Dans le fichier « </w:t>
        </w:r>
        <w:proofErr w:type="spellStart"/>
        <w:r>
          <w:rPr>
            <w:lang w:val="fr-FR"/>
          </w:rPr>
          <w:t>Param</w:t>
        </w:r>
        <w:proofErr w:type="spellEnd"/>
        <w:r>
          <w:rPr>
            <w:lang w:val="fr-FR"/>
          </w:rPr>
          <w:t> », pour faire en sorte qu’un paramètre conserve sa mise en trame initiale, mettre à 1 la valeur de la colonne « </w:t>
        </w:r>
        <w:proofErr w:type="spellStart"/>
        <w:r>
          <w:rPr>
            <w:lang w:val="fr-FR"/>
          </w:rPr>
          <w:t>Fix</w:t>
        </w:r>
        <w:proofErr w:type="spellEnd"/>
        <w:r>
          <w:rPr>
            <w:lang w:val="fr-FR"/>
          </w:rPr>
          <w:t xml:space="preserve"> </w:t>
        </w:r>
        <w:proofErr w:type="spellStart"/>
        <w:r>
          <w:rPr>
            <w:lang w:val="fr-FR"/>
          </w:rPr>
          <w:t>param</w:t>
        </w:r>
        <w:proofErr w:type="spellEnd"/>
        <w:r>
          <w:rPr>
            <w:lang w:val="fr-FR"/>
          </w:rPr>
          <w:t xml:space="preserve"> </w:t>
        </w:r>
        <w:commentRangeStart w:id="911"/>
        <w:commentRangeStart w:id="912"/>
        <w:r>
          <w:rPr>
            <w:lang w:val="fr-FR"/>
          </w:rPr>
          <w:t>in</w:t>
        </w:r>
        <w:commentRangeEnd w:id="911"/>
        <w:r>
          <w:rPr>
            <w:rStyle w:val="Marquedecommentaire"/>
          </w:rPr>
          <w:commentReference w:id="911"/>
        </w:r>
        <w:commentRangeEnd w:id="912"/>
        <w:r>
          <w:rPr>
            <w:rStyle w:val="Marquedecommentaire"/>
          </w:rPr>
          <w:commentReference w:id="912"/>
        </w:r>
        <w:r>
          <w:rPr>
            <w:lang w:val="fr-FR"/>
          </w:rPr>
          <w:t xml:space="preserve"> » dans la ligne du paramètre concerné. </w:t>
        </w:r>
        <w:r>
          <w:rPr>
            <w:lang w:val="fr-FR"/>
          </w:rPr>
          <w:br/>
          <w:t xml:space="preserve">Les trames contenant un ou plusieurs paramètres </w:t>
        </w:r>
        <w:proofErr w:type="spellStart"/>
        <w:r>
          <w:rPr>
            <w:lang w:val="fr-FR"/>
          </w:rPr>
          <w:t>ASILs</w:t>
        </w:r>
        <w:proofErr w:type="spellEnd"/>
        <w:r>
          <w:rPr>
            <w:lang w:val="fr-FR"/>
          </w:rPr>
          <w:t xml:space="preserve"> voient automatiquement tous leurs paramètres fixés afin que le paramètre à protéger ne soit pas séparé des </w:t>
        </w:r>
        <w:proofErr w:type="spellStart"/>
        <w:r>
          <w:rPr>
            <w:lang w:val="fr-FR"/>
          </w:rPr>
          <w:t>Clock</w:t>
        </w:r>
        <w:proofErr w:type="spellEnd"/>
        <w:r>
          <w:rPr>
            <w:lang w:val="fr-FR"/>
          </w:rPr>
          <w:t xml:space="preserve"> &amp; CRC. Par défaut seuls les paramètres des trames contenant ou un plusieurs </w:t>
        </w:r>
        <w:proofErr w:type="spellStart"/>
        <w:r>
          <w:rPr>
            <w:lang w:val="fr-FR"/>
          </w:rPr>
          <w:t>ASILs</w:t>
        </w:r>
        <w:proofErr w:type="spellEnd"/>
        <w:r>
          <w:rPr>
            <w:lang w:val="fr-FR"/>
          </w:rPr>
          <w:t xml:space="preserve"> sont fixés. Cependant vous pouvez fixer des paramètres dans leur mise en trame initiale  à votre guise.</w:t>
        </w:r>
      </w:ins>
    </w:p>
    <w:p w14:paraId="30804C2D" w14:textId="77777777" w:rsidR="009E4939" w:rsidRDefault="009E4939" w:rsidP="009E4939">
      <w:pPr>
        <w:tabs>
          <w:tab w:val="left" w:pos="1820"/>
        </w:tabs>
        <w:jc w:val="both"/>
        <w:rPr>
          <w:ins w:id="913" w:author="LECOFFRE Emilien" w:date="2017-07-04T12:06:00Z"/>
          <w:lang w:val="fr-FR"/>
        </w:rPr>
      </w:pPr>
      <w:ins w:id="914" w:author="LECOFFRE Emilien" w:date="2017-07-04T12:06:00Z">
        <w:r>
          <w:rPr>
            <w:noProof/>
          </w:rPr>
          <w:drawing>
            <wp:anchor distT="0" distB="0" distL="114300" distR="114300" simplePos="0" relativeHeight="251808256" behindDoc="0" locked="0" layoutInCell="1" allowOverlap="1" wp14:anchorId="0A4154D3" wp14:editId="075FE677">
              <wp:simplePos x="0" y="0"/>
              <wp:positionH relativeFrom="margin">
                <wp:align>right</wp:align>
              </wp:positionH>
              <wp:positionV relativeFrom="paragraph">
                <wp:posOffset>779145</wp:posOffset>
              </wp:positionV>
              <wp:extent cx="5943600" cy="2095500"/>
              <wp:effectExtent l="19050" t="19050" r="19050" b="19050"/>
              <wp:wrapSquare wrapText="bothSides"/>
              <wp:docPr id="11" name="Image 11" descr="d:\LocalData\a196143\Desktop\Image Notice\MODE2_SPE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LocalData\a196143\Desktop\Image Notice\MODE2_SPEC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fr-FR"/>
          </w:rPr>
          <w:t>Par ailleurs, pour fixer une trame avec ses paramètres avec la particularité que l’optimisation ne pourra ajouter aucun paramètre à cette trame, mettre à 1 la valeur de la colonne « </w:t>
        </w:r>
        <w:proofErr w:type="spellStart"/>
        <w:r>
          <w:rPr>
            <w:lang w:val="fr-FR"/>
          </w:rPr>
          <w:t>Fix</w:t>
        </w:r>
        <w:proofErr w:type="spellEnd"/>
        <w:r>
          <w:rPr>
            <w:lang w:val="fr-FR"/>
          </w:rPr>
          <w:t xml:space="preserve"> frame » dans l’une au moins des lignes des paramètres de la trame concernée.</w:t>
        </w:r>
      </w:ins>
    </w:p>
    <w:p w14:paraId="0650C195" w14:textId="6310F586" w:rsidR="009E4939" w:rsidDel="009256C6" w:rsidRDefault="009E4939" w:rsidP="00043043">
      <w:pPr>
        <w:tabs>
          <w:tab w:val="left" w:pos="1820"/>
        </w:tabs>
        <w:jc w:val="both"/>
        <w:rPr>
          <w:del w:id="915" w:author="LECOFFRE Emilien" w:date="2017-07-04T16:35:00Z"/>
          <w:lang w:val="fr-FR"/>
        </w:rPr>
      </w:pPr>
    </w:p>
    <w:p w14:paraId="57A7D81A" w14:textId="77777777" w:rsidR="009256C6" w:rsidRDefault="009256C6" w:rsidP="00043043">
      <w:pPr>
        <w:tabs>
          <w:tab w:val="left" w:pos="1820"/>
        </w:tabs>
        <w:jc w:val="both"/>
        <w:rPr>
          <w:ins w:id="916" w:author="LECOFFRE Emilien" w:date="2017-07-04T16:35:00Z"/>
          <w:lang w:val="fr-FR"/>
        </w:rPr>
      </w:pPr>
    </w:p>
    <w:p w14:paraId="5D1A44FF" w14:textId="0BAC1AEC" w:rsidR="009256C6" w:rsidRDefault="009256C6">
      <w:pPr>
        <w:pStyle w:val="Titre2"/>
        <w:numPr>
          <w:ilvl w:val="0"/>
          <w:numId w:val="4"/>
        </w:numPr>
        <w:rPr>
          <w:ins w:id="917" w:author="LECOFFRE Emilien" w:date="2017-07-04T16:35:00Z"/>
          <w:lang w:val="fr-FR"/>
        </w:rPr>
        <w:pPrChange w:id="918" w:author="LECOFFRE Emilien" w:date="2017-07-04T16:35:00Z">
          <w:pPr>
            <w:tabs>
              <w:tab w:val="left" w:pos="1820"/>
            </w:tabs>
            <w:jc w:val="both"/>
          </w:pPr>
        </w:pPrChange>
      </w:pPr>
      <w:bookmarkStart w:id="919" w:name="_Toc486949532"/>
      <w:ins w:id="920" w:author="LECOFFRE Emilien" w:date="2017-07-04T16:35:00Z">
        <w:r>
          <w:rPr>
            <w:lang w:val="fr-FR"/>
          </w:rPr>
          <w:t>Etape 8 (Commune à tous les modes</w:t>
        </w:r>
      </w:ins>
      <w:ins w:id="921" w:author="LECOFFRE Emilien" w:date="2017-07-04T16:36:00Z">
        <w:r>
          <w:rPr>
            <w:lang w:val="fr-FR"/>
          </w:rPr>
          <w:t>)</w:t>
        </w:r>
      </w:ins>
      <w:bookmarkEnd w:id="919"/>
    </w:p>
    <w:p w14:paraId="3EBE33B4" w14:textId="5CB76A5C" w:rsidR="00043043" w:rsidDel="009256C6" w:rsidRDefault="00D37A4E">
      <w:pPr>
        <w:pStyle w:val="Titre2"/>
        <w:numPr>
          <w:ilvl w:val="0"/>
          <w:numId w:val="18"/>
        </w:numPr>
        <w:rPr>
          <w:del w:id="922" w:author="LECOFFRE Emilien" w:date="2017-07-04T16:35:00Z"/>
          <w:lang w:val="fr-FR"/>
        </w:rPr>
        <w:pPrChange w:id="923" w:author="LECOFFRE Emilien" w:date="2017-07-04T16:23:00Z">
          <w:pPr>
            <w:pStyle w:val="Titre2"/>
            <w:numPr>
              <w:numId w:val="4"/>
            </w:numPr>
            <w:ind w:left="720" w:hanging="360"/>
          </w:pPr>
        </w:pPrChange>
      </w:pPr>
      <w:del w:id="924" w:author="LECOFFRE Emilien" w:date="2017-07-04T16:35:00Z">
        <w:r w:rsidDel="009256C6">
          <w:rPr>
            <w:lang w:val="fr-FR"/>
          </w:rPr>
          <w:delText xml:space="preserve">Etape </w:delText>
        </w:r>
      </w:del>
      <w:del w:id="925" w:author="LECOFFRE Emilien" w:date="2017-07-04T12:18:00Z">
        <w:r w:rsidDel="001F606F">
          <w:rPr>
            <w:lang w:val="fr-FR"/>
          </w:rPr>
          <w:delText>3</w:delText>
        </w:r>
      </w:del>
      <w:del w:id="926" w:author="LECOFFRE Emilien" w:date="2017-07-04T16:35:00Z">
        <w:r w:rsidR="006B076E" w:rsidDel="009256C6">
          <w:rPr>
            <w:lang w:val="fr-FR"/>
          </w:rPr>
          <w:delText xml:space="preserve"> (Commune à tous les modes)</w:delText>
        </w:r>
      </w:del>
    </w:p>
    <w:p w14:paraId="21D25F67" w14:textId="77777777" w:rsidR="00043043" w:rsidRDefault="00043043" w:rsidP="00043043">
      <w:pPr>
        <w:tabs>
          <w:tab w:val="left" w:pos="1820"/>
        </w:tabs>
        <w:jc w:val="both"/>
        <w:rPr>
          <w:lang w:val="fr-FR"/>
        </w:rPr>
      </w:pPr>
    </w:p>
    <w:p w14:paraId="1EA2B22F" w14:textId="4749669A" w:rsidR="00043043" w:rsidRDefault="00043043" w:rsidP="00043043">
      <w:pPr>
        <w:tabs>
          <w:tab w:val="left" w:pos="1820"/>
        </w:tabs>
        <w:jc w:val="both"/>
        <w:rPr>
          <w:lang w:val="fr-FR"/>
        </w:rPr>
      </w:pPr>
      <w:r>
        <w:rPr>
          <w:lang w:val="fr-FR"/>
        </w:rPr>
        <w:t>Enfin, si vous avez bien sauvegardé les éventuelles modifications dans le fichier de configuration et/ou les fichiers d’entrée, vous pouvez lancer l’optimisation en double cliquant sur « CANproject_Realease_C1AHS »</w:t>
      </w:r>
    </w:p>
    <w:p w14:paraId="629A7EA7" w14:textId="77777777" w:rsidR="00043043" w:rsidRDefault="00043043" w:rsidP="00043043">
      <w:pPr>
        <w:tabs>
          <w:tab w:val="left" w:pos="1820"/>
        </w:tabs>
        <w:jc w:val="both"/>
        <w:rPr>
          <w:lang w:val="fr-FR"/>
        </w:rPr>
      </w:pPr>
      <w:r>
        <w:rPr>
          <w:noProof/>
        </w:rPr>
        <w:lastRenderedPageBreak/>
        <w:drawing>
          <wp:anchor distT="0" distB="0" distL="114300" distR="114300" simplePos="0" relativeHeight="251622912" behindDoc="0" locked="0" layoutInCell="1" allowOverlap="1" wp14:anchorId="3F55B710" wp14:editId="565CC78A">
            <wp:simplePos x="0" y="0"/>
            <wp:positionH relativeFrom="margin">
              <wp:posOffset>0</wp:posOffset>
            </wp:positionH>
            <wp:positionV relativeFrom="paragraph">
              <wp:posOffset>50800</wp:posOffset>
            </wp:positionV>
            <wp:extent cx="5592445" cy="2832100"/>
            <wp:effectExtent l="0" t="0" r="8255" b="6350"/>
            <wp:wrapSquare wrapText="bothSides"/>
            <wp:docPr id="16" name="Image 16" descr="d:\LocalData\a196143\Desktop\Image Notice\MODE1_STE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ocalData\a196143\Desktop\Image Notice\MODE1_STEP1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2445" cy="283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1CE8A" w14:textId="77777777" w:rsidR="00043043" w:rsidRDefault="00043043" w:rsidP="00043043">
      <w:pPr>
        <w:tabs>
          <w:tab w:val="left" w:pos="1820"/>
        </w:tabs>
        <w:jc w:val="both"/>
        <w:rPr>
          <w:lang w:val="fr-FR"/>
        </w:rPr>
      </w:pPr>
      <w:r>
        <w:rPr>
          <w:noProof/>
        </w:rPr>
        <w:drawing>
          <wp:anchor distT="0" distB="0" distL="114300" distR="114300" simplePos="0" relativeHeight="251647488" behindDoc="0" locked="0" layoutInCell="1" allowOverlap="1" wp14:anchorId="405FD419" wp14:editId="37588A31">
            <wp:simplePos x="0" y="0"/>
            <wp:positionH relativeFrom="margin">
              <wp:align>right</wp:align>
            </wp:positionH>
            <wp:positionV relativeFrom="paragraph">
              <wp:posOffset>453390</wp:posOffset>
            </wp:positionV>
            <wp:extent cx="5943600" cy="3009900"/>
            <wp:effectExtent l="0" t="0" r="0" b="0"/>
            <wp:wrapSquare wrapText="bothSides"/>
            <wp:docPr id="42" name="Image 42" descr="d:\LocalData\a196143\Desktop\Image Not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ocalData\a196143\Desktop\Image Notice\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Après une période plus ou moins longue vous trouverez le résultat de votre optimisation dans un dossier généré automatiquement :</w:t>
      </w:r>
    </w:p>
    <w:p w14:paraId="08672501" w14:textId="77777777" w:rsidR="0046266D" w:rsidRDefault="0046266D" w:rsidP="006B076E">
      <w:pPr>
        <w:rPr>
          <w:ins w:id="927" w:author="KORZIN Stephane" w:date="2017-06-30T09:24:00Z"/>
          <w:lang w:val="fr-FR"/>
        </w:rPr>
      </w:pPr>
    </w:p>
    <w:p w14:paraId="2086DCB5" w14:textId="4575E01A" w:rsidR="006B076E" w:rsidRDefault="000333FA" w:rsidP="006B076E">
      <w:pPr>
        <w:rPr>
          <w:lang w:val="fr-FR"/>
        </w:rPr>
      </w:pPr>
      <w:r>
        <w:rPr>
          <w:lang w:val="fr-FR"/>
        </w:rPr>
        <w:t>Ce dossier contient deux fichiers :</w:t>
      </w:r>
    </w:p>
    <w:p w14:paraId="3D8598AA" w14:textId="77777777" w:rsidR="000333FA" w:rsidRPr="00EC0FBD" w:rsidRDefault="000333FA" w:rsidP="000333FA">
      <w:pPr>
        <w:pStyle w:val="Paragraphedeliste"/>
        <w:numPr>
          <w:ilvl w:val="0"/>
          <w:numId w:val="1"/>
        </w:numPr>
        <w:spacing w:after="200" w:line="276" w:lineRule="auto"/>
        <w:jc w:val="both"/>
        <w:rPr>
          <w:lang w:val="fr-FR"/>
        </w:rPr>
      </w:pPr>
      <w:r>
        <w:rPr>
          <w:lang w:val="fr-FR"/>
        </w:rPr>
        <w:t>Le</w:t>
      </w:r>
      <w:r w:rsidRPr="00EC0FBD">
        <w:rPr>
          <w:lang w:val="fr-FR"/>
        </w:rPr>
        <w:t xml:space="preserve"> fichier </w:t>
      </w:r>
      <w:r>
        <w:rPr>
          <w:lang w:val="fr-FR"/>
        </w:rPr>
        <w:t>« </w:t>
      </w:r>
      <w:proofErr w:type="spellStart"/>
      <w:r>
        <w:rPr>
          <w:lang w:val="fr-FR"/>
        </w:rPr>
        <w:t>topology_Y_M_D_H_M_S</w:t>
      </w:r>
      <w:proofErr w:type="spellEnd"/>
      <w:r>
        <w:rPr>
          <w:lang w:val="fr-FR"/>
        </w:rPr>
        <w:t xml:space="preserve">  », </w:t>
      </w:r>
      <w:r w:rsidRPr="00EC0FBD">
        <w:rPr>
          <w:lang w:val="fr-FR"/>
        </w:rPr>
        <w:t xml:space="preserve">du même type que </w:t>
      </w:r>
      <w:r>
        <w:rPr>
          <w:lang w:val="fr-FR"/>
        </w:rPr>
        <w:t>« </w:t>
      </w:r>
      <w:proofErr w:type="spellStart"/>
      <w:r>
        <w:rPr>
          <w:lang w:val="fr-FR"/>
        </w:rPr>
        <w:t>Topology</w:t>
      </w:r>
      <w:proofErr w:type="spellEnd"/>
      <w:r>
        <w:rPr>
          <w:lang w:val="fr-FR"/>
        </w:rPr>
        <w:t> » (qui fournit</w:t>
      </w:r>
      <w:r w:rsidRPr="00EC0FBD">
        <w:rPr>
          <w:lang w:val="fr-FR"/>
        </w:rPr>
        <w:t xml:space="preserve"> la topologie initiale</w:t>
      </w:r>
      <w:r>
        <w:rPr>
          <w:lang w:val="fr-FR"/>
        </w:rPr>
        <w:t>)</w:t>
      </w:r>
      <w:r w:rsidRPr="00EC0FBD">
        <w:rPr>
          <w:lang w:val="fr-FR"/>
        </w:rPr>
        <w:t xml:space="preserve"> : il explicite la topologie optimisée. </w:t>
      </w:r>
    </w:p>
    <w:p w14:paraId="493E9710" w14:textId="5623135F" w:rsidR="000333FA" w:rsidRDefault="000333FA" w:rsidP="000333FA">
      <w:pPr>
        <w:pStyle w:val="Paragraphedeliste"/>
        <w:numPr>
          <w:ilvl w:val="0"/>
          <w:numId w:val="1"/>
        </w:numPr>
        <w:spacing w:after="200" w:line="276" w:lineRule="auto"/>
        <w:jc w:val="both"/>
        <w:rPr>
          <w:lang w:val="fr-FR"/>
        </w:rPr>
      </w:pPr>
      <w:r>
        <w:rPr>
          <w:noProof/>
        </w:rPr>
        <w:lastRenderedPageBreak/>
        <w:drawing>
          <wp:anchor distT="0" distB="0" distL="114300" distR="114300" simplePos="0" relativeHeight="251741696" behindDoc="0" locked="0" layoutInCell="1" allowOverlap="1" wp14:anchorId="28C1C89D" wp14:editId="2C6CDBEF">
            <wp:simplePos x="0" y="0"/>
            <wp:positionH relativeFrom="margin">
              <wp:align>right</wp:align>
            </wp:positionH>
            <wp:positionV relativeFrom="paragraph">
              <wp:posOffset>538480</wp:posOffset>
            </wp:positionV>
            <wp:extent cx="5905500" cy="2959100"/>
            <wp:effectExtent l="0" t="0" r="0" b="0"/>
            <wp:wrapSquare wrapText="bothSides"/>
            <wp:docPr id="75" name="Image 75" descr="d:\LocalData\a196143\Desktop\Image Notic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LocalData\a196143\Desktop\Image Notice\2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55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Le fichier « </w:t>
      </w:r>
      <w:proofErr w:type="spellStart"/>
      <w:r>
        <w:rPr>
          <w:lang w:val="fr-FR"/>
        </w:rPr>
        <w:t>frame_calc_io_out_Y_M_D_H_M_S</w:t>
      </w:r>
      <w:proofErr w:type="spellEnd"/>
      <w:r>
        <w:rPr>
          <w:lang w:val="fr-FR"/>
        </w:rPr>
        <w:t> »  du même type que « Frame » : il explicite le routage proposé pour chaque trame sur le réseau optimisé.</w:t>
      </w:r>
    </w:p>
    <w:p w14:paraId="57AA5B83" w14:textId="77777777" w:rsidR="000333FA" w:rsidRDefault="000333FA" w:rsidP="006B076E">
      <w:pPr>
        <w:rPr>
          <w:lang w:val="fr-FR"/>
        </w:rPr>
      </w:pPr>
    </w:p>
    <w:p w14:paraId="70CDD435" w14:textId="2D153403" w:rsidR="006B076E" w:rsidRDefault="000333FA" w:rsidP="000333FA">
      <w:pPr>
        <w:jc w:val="both"/>
        <w:rPr>
          <w:lang w:val="fr-FR"/>
        </w:rPr>
      </w:pPr>
      <w:r>
        <w:rPr>
          <w:lang w:val="fr-FR"/>
        </w:rPr>
        <w:t>Par ailleurs en mode 3, le</w:t>
      </w:r>
      <w:r w:rsidRPr="00EC0FBD">
        <w:rPr>
          <w:lang w:val="fr-FR"/>
        </w:rPr>
        <w:t xml:space="preserve"> fichier </w:t>
      </w:r>
      <w:r>
        <w:rPr>
          <w:lang w:val="fr-FR"/>
        </w:rPr>
        <w:t>« </w:t>
      </w:r>
      <w:proofErr w:type="spellStart"/>
      <w:r>
        <w:rPr>
          <w:lang w:val="fr-FR"/>
        </w:rPr>
        <w:t>topology_Y_M_D_H_M_S</w:t>
      </w:r>
      <w:proofErr w:type="spellEnd"/>
      <w:r>
        <w:rPr>
          <w:lang w:val="fr-FR"/>
        </w:rPr>
        <w:t>  » contiendra également l’emplacement des connecteurs du/des nouveau(x) calculateur(s), et, Le fichier «  </w:t>
      </w:r>
      <w:proofErr w:type="spellStart"/>
      <w:r>
        <w:rPr>
          <w:lang w:val="fr-FR"/>
        </w:rPr>
        <w:t>frame_calc_io_out_Y_M_D_H_M_S</w:t>
      </w:r>
      <w:proofErr w:type="spellEnd"/>
      <w:r>
        <w:rPr>
          <w:lang w:val="fr-FR"/>
        </w:rPr>
        <w:t> » contiendra également de le routage de la/les nouvelle(s) trame(s).</w:t>
      </w:r>
    </w:p>
    <w:p w14:paraId="21791C1A" w14:textId="06E00917" w:rsidR="000333FA" w:rsidRDefault="000333FA" w:rsidP="000333FA">
      <w:pPr>
        <w:jc w:val="both"/>
        <w:rPr>
          <w:lang w:val="fr-FR"/>
        </w:rPr>
      </w:pPr>
      <w:r>
        <w:rPr>
          <w:lang w:val="fr-FR"/>
        </w:rPr>
        <w:t>Les fichiers « </w:t>
      </w:r>
      <w:proofErr w:type="spellStart"/>
      <w:r>
        <w:rPr>
          <w:lang w:val="fr-FR"/>
        </w:rPr>
        <w:t>topology_Y_M_D_H_M_S</w:t>
      </w:r>
      <w:proofErr w:type="spellEnd"/>
      <w:r>
        <w:rPr>
          <w:lang w:val="fr-FR"/>
        </w:rPr>
        <w:t>  » et «  </w:t>
      </w:r>
      <w:proofErr w:type="spellStart"/>
      <w:r>
        <w:rPr>
          <w:lang w:val="fr-FR"/>
        </w:rPr>
        <w:t>frame_calc_io_out_Y_M_D_H_M_S</w:t>
      </w:r>
      <w:proofErr w:type="spellEnd"/>
      <w:r>
        <w:rPr>
          <w:lang w:val="fr-FR"/>
        </w:rPr>
        <w:t xml:space="preserve"> » partagent respectivement la même structure que les fichiers </w:t>
      </w:r>
      <w:proofErr w:type="spellStart"/>
      <w:r>
        <w:rPr>
          <w:lang w:val="fr-FR"/>
        </w:rPr>
        <w:t>Topology</w:t>
      </w:r>
      <w:proofErr w:type="spellEnd"/>
      <w:r>
        <w:rPr>
          <w:lang w:val="fr-FR"/>
        </w:rPr>
        <w:t xml:space="preserve"> et Frame. Par ailleurs une description du format de ces-derniers est disponible dans DOC\DOC </w:t>
      </w:r>
      <w:proofErr w:type="spellStart"/>
      <w:r>
        <w:rPr>
          <w:lang w:val="fr-FR"/>
        </w:rPr>
        <w:t>dev</w:t>
      </w:r>
      <w:proofErr w:type="spellEnd"/>
      <w:r>
        <w:rPr>
          <w:lang w:val="fr-FR"/>
        </w:rPr>
        <w:t xml:space="preserve"> CAN-</w:t>
      </w:r>
      <w:proofErr w:type="spellStart"/>
      <w:r>
        <w:rPr>
          <w:lang w:val="fr-FR"/>
        </w:rPr>
        <w:t>FDproject</w:t>
      </w:r>
      <w:proofErr w:type="spellEnd"/>
      <w:r>
        <w:rPr>
          <w:lang w:val="fr-FR"/>
        </w:rPr>
        <w:t>\. Se référer au nom des modèles relatifs à chacun des fichiers qui est donné au début de notice.</w:t>
      </w:r>
    </w:p>
    <w:p w14:paraId="6F09C20E" w14:textId="2A346513" w:rsidR="00722A64" w:rsidRDefault="00722A64" w:rsidP="000333FA">
      <w:pPr>
        <w:jc w:val="both"/>
        <w:rPr>
          <w:lang w:val="fr-FR"/>
        </w:rPr>
      </w:pPr>
      <w:r>
        <w:rPr>
          <w:noProof/>
        </w:rPr>
        <w:drawing>
          <wp:anchor distT="0" distB="0" distL="114300" distR="114300" simplePos="0" relativeHeight="251742720" behindDoc="0" locked="0" layoutInCell="1" allowOverlap="1" wp14:anchorId="54EAF7BF" wp14:editId="35472F59">
            <wp:simplePos x="0" y="0"/>
            <wp:positionH relativeFrom="margin">
              <wp:posOffset>-635</wp:posOffset>
            </wp:positionH>
            <wp:positionV relativeFrom="paragraph">
              <wp:posOffset>817245</wp:posOffset>
            </wp:positionV>
            <wp:extent cx="5892800" cy="609600"/>
            <wp:effectExtent l="19050" t="19050" r="12700" b="19050"/>
            <wp:wrapSquare wrapText="bothSides"/>
            <wp:docPr id="76" name="Image 76" descr="d:\LocalData\a196143\Desktop\Image Notic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LocalData\a196143\Desktop\Image Notice\2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2800" cy="609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fr-FR"/>
        </w:rPr>
        <w:t>Toutefois, une différence persiste entre le format utilisé pour Frame et pour «  </w:t>
      </w:r>
      <w:proofErr w:type="spellStart"/>
      <w:r>
        <w:rPr>
          <w:lang w:val="fr-FR"/>
        </w:rPr>
        <w:t>frame_calc_io_out_Y_M_D_H_M_S</w:t>
      </w:r>
      <w:proofErr w:type="spellEnd"/>
      <w:r>
        <w:rPr>
          <w:lang w:val="fr-FR"/>
        </w:rPr>
        <w:t> ». En effet dans le routage optimisé, on pourra trouver dans la partie réseau la charge de chacun des réseaux là ou, dans Frame, cet emplacement explicite le débit maximal et le débit supporté par le réseau.</w:t>
      </w:r>
    </w:p>
    <w:p w14:paraId="2352E7E5" w14:textId="77777777" w:rsidR="006B076E" w:rsidRDefault="006B076E" w:rsidP="00E70F5F">
      <w:pPr>
        <w:pStyle w:val="Chapternumber"/>
        <w:rPr>
          <w:lang w:val="fr-FR"/>
        </w:rPr>
      </w:pPr>
    </w:p>
    <w:p w14:paraId="6E72B6D5" w14:textId="77777777" w:rsidR="00E70F5F" w:rsidRDefault="00E70F5F" w:rsidP="00E70F5F">
      <w:pPr>
        <w:pStyle w:val="Chapternumber"/>
        <w:rPr>
          <w:lang w:val="fr-FR"/>
        </w:rPr>
      </w:pPr>
      <w:r>
        <w:rPr>
          <w:lang w:val="fr-FR"/>
        </w:rPr>
        <w:lastRenderedPageBreak/>
        <w:t>03</w:t>
      </w:r>
    </w:p>
    <w:p w14:paraId="478D5E6C" w14:textId="41DD071C" w:rsidR="00043043" w:rsidRDefault="00043043" w:rsidP="00E70F5F">
      <w:pPr>
        <w:pStyle w:val="Titre1"/>
        <w:rPr>
          <w:lang w:val="fr-FR"/>
        </w:rPr>
      </w:pPr>
      <w:bookmarkStart w:id="928" w:name="_Toc486949533"/>
      <w:r>
        <w:rPr>
          <w:lang w:val="fr-FR"/>
        </w:rPr>
        <w:t>Dessiner la topologie générée par l’outil</w:t>
      </w:r>
      <w:bookmarkEnd w:id="928"/>
    </w:p>
    <w:p w14:paraId="4A8ABEF2" w14:textId="009FA3C1" w:rsidR="00E70F5F" w:rsidRDefault="00E70F5F" w:rsidP="00043043">
      <w:pPr>
        <w:rPr>
          <w:lang w:val="fr-FR"/>
        </w:rPr>
      </w:pPr>
    </w:p>
    <w:p w14:paraId="6EB03CDF" w14:textId="2C768332" w:rsidR="00043043" w:rsidRDefault="00E70F5F" w:rsidP="00043043">
      <w:pPr>
        <w:rPr>
          <w:lang w:val="fr-FR"/>
        </w:rPr>
      </w:pPr>
      <w:r>
        <w:rPr>
          <w:noProof/>
        </w:rPr>
        <w:drawing>
          <wp:anchor distT="0" distB="0" distL="114300" distR="114300" simplePos="0" relativeHeight="251650560" behindDoc="0" locked="0" layoutInCell="1" allowOverlap="1" wp14:anchorId="0E2D34E2" wp14:editId="1F0C2876">
            <wp:simplePos x="0" y="0"/>
            <wp:positionH relativeFrom="margin">
              <wp:align>right</wp:align>
            </wp:positionH>
            <wp:positionV relativeFrom="paragraph">
              <wp:posOffset>375285</wp:posOffset>
            </wp:positionV>
            <wp:extent cx="5943600" cy="2984500"/>
            <wp:effectExtent l="0" t="0" r="0" b="6350"/>
            <wp:wrapSquare wrapText="bothSides"/>
            <wp:docPr id="46" name="Image 46" descr="d:\LocalData\a196143\Desktop\Image Notic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LocalData\a196143\Desktop\Image Notice\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3043">
        <w:rPr>
          <w:lang w:val="fr-FR"/>
        </w:rPr>
        <w:t>Double cliquez sur le script « </w:t>
      </w:r>
      <w:proofErr w:type="spellStart"/>
      <w:r w:rsidR="00043043">
        <w:rPr>
          <w:lang w:val="fr-FR"/>
        </w:rPr>
        <w:t>Draw</w:t>
      </w:r>
      <w:proofErr w:type="spellEnd"/>
      <w:r w:rsidR="00043043">
        <w:rPr>
          <w:lang w:val="fr-FR"/>
        </w:rPr>
        <w:t xml:space="preserve"> </w:t>
      </w:r>
      <w:proofErr w:type="spellStart"/>
      <w:r w:rsidR="00043043">
        <w:rPr>
          <w:lang w:val="fr-FR"/>
        </w:rPr>
        <w:t>Topology</w:t>
      </w:r>
      <w:proofErr w:type="spellEnd"/>
      <w:r w:rsidR="00043043">
        <w:rPr>
          <w:lang w:val="fr-FR"/>
        </w:rPr>
        <w:t> »</w:t>
      </w:r>
    </w:p>
    <w:p w14:paraId="7C22E4B0" w14:textId="35843874" w:rsidR="00E70F5F" w:rsidRDefault="00E70F5F" w:rsidP="00043043">
      <w:pPr>
        <w:rPr>
          <w:lang w:val="fr-FR"/>
        </w:rPr>
      </w:pPr>
    </w:p>
    <w:p w14:paraId="126EDA43" w14:textId="77777777" w:rsidR="00043043" w:rsidRDefault="00043043" w:rsidP="00043043">
      <w:pPr>
        <w:tabs>
          <w:tab w:val="left" w:pos="1820"/>
        </w:tabs>
        <w:jc w:val="both"/>
        <w:rPr>
          <w:lang w:val="fr-FR"/>
        </w:rPr>
      </w:pPr>
      <w:r>
        <w:rPr>
          <w:lang w:val="fr-FR"/>
        </w:rPr>
        <w:t xml:space="preserve">Une fenêtre de type </w:t>
      </w:r>
      <w:proofErr w:type="spellStart"/>
      <w:r>
        <w:rPr>
          <w:lang w:val="fr-FR"/>
        </w:rPr>
        <w:t>UserForm</w:t>
      </w:r>
      <w:proofErr w:type="spellEnd"/>
      <w:r>
        <w:rPr>
          <w:lang w:val="fr-FR"/>
        </w:rPr>
        <w:t xml:space="preserve"> Excel s’ouvre : celle-ci sert d’interface pour aller chercher le fichier de topologie à dessiner et exporter le schéma au format *.</w:t>
      </w:r>
      <w:proofErr w:type="spellStart"/>
      <w:r>
        <w:rPr>
          <w:lang w:val="fr-FR"/>
        </w:rPr>
        <w:t>pdf</w:t>
      </w:r>
      <w:proofErr w:type="spellEnd"/>
      <w:r>
        <w:rPr>
          <w:lang w:val="fr-FR"/>
        </w:rPr>
        <w:t>. Cliquer sur « Choisir votre Topologie ».</w:t>
      </w:r>
    </w:p>
    <w:p w14:paraId="41B801F3" w14:textId="77777777" w:rsidR="00043043" w:rsidRDefault="00043043" w:rsidP="00043043">
      <w:pPr>
        <w:rPr>
          <w:lang w:val="fr-FR"/>
        </w:rPr>
      </w:pPr>
      <w:r>
        <w:rPr>
          <w:noProof/>
        </w:rPr>
        <w:drawing>
          <wp:anchor distT="0" distB="0" distL="114300" distR="114300" simplePos="0" relativeHeight="251653632" behindDoc="0" locked="0" layoutInCell="1" allowOverlap="1" wp14:anchorId="0370FC8D" wp14:editId="20957096">
            <wp:simplePos x="0" y="0"/>
            <wp:positionH relativeFrom="margin">
              <wp:align>left</wp:align>
            </wp:positionH>
            <wp:positionV relativeFrom="paragraph">
              <wp:posOffset>32385</wp:posOffset>
            </wp:positionV>
            <wp:extent cx="3556000" cy="927100"/>
            <wp:effectExtent l="0" t="0" r="6350" b="6350"/>
            <wp:wrapSquare wrapText="bothSides"/>
            <wp:docPr id="49" name="Image 49" descr="d:\LocalData\a196143\Desktop\Image Notic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LocalData\a196143\Desktop\Image Notice\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000" cy="92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F974D" w14:textId="77777777" w:rsidR="00043043" w:rsidRDefault="00043043" w:rsidP="00043043">
      <w:pPr>
        <w:rPr>
          <w:lang w:val="fr-FR"/>
        </w:rPr>
      </w:pPr>
    </w:p>
    <w:p w14:paraId="7BCC3E82" w14:textId="77777777" w:rsidR="00043043" w:rsidRDefault="00043043" w:rsidP="00043043">
      <w:pPr>
        <w:rPr>
          <w:lang w:val="fr-FR"/>
        </w:rPr>
      </w:pPr>
    </w:p>
    <w:p w14:paraId="658703C0" w14:textId="77777777" w:rsidR="00043043" w:rsidRDefault="00043043" w:rsidP="00043043">
      <w:pPr>
        <w:rPr>
          <w:lang w:val="fr-FR"/>
        </w:rPr>
      </w:pPr>
    </w:p>
    <w:p w14:paraId="07A7C6C7" w14:textId="77777777" w:rsidR="00043043" w:rsidRDefault="00043043" w:rsidP="00043043">
      <w:pPr>
        <w:rPr>
          <w:lang w:val="fr-FR"/>
        </w:rPr>
      </w:pPr>
      <w:r>
        <w:rPr>
          <w:noProof/>
        </w:rPr>
        <w:lastRenderedPageBreak/>
        <w:drawing>
          <wp:anchor distT="0" distB="0" distL="114300" distR="114300" simplePos="0" relativeHeight="251654656" behindDoc="0" locked="0" layoutInCell="1" allowOverlap="1" wp14:anchorId="200CE949" wp14:editId="2A5E513D">
            <wp:simplePos x="0" y="0"/>
            <wp:positionH relativeFrom="margin">
              <wp:align>right</wp:align>
            </wp:positionH>
            <wp:positionV relativeFrom="paragraph">
              <wp:posOffset>642620</wp:posOffset>
            </wp:positionV>
            <wp:extent cx="5943600" cy="3340100"/>
            <wp:effectExtent l="0" t="0" r="0" b="0"/>
            <wp:wrapSquare wrapText="bothSides"/>
            <wp:docPr id="50" name="Image 50" descr="d:\LocalData\a196143\Desktop\Image Notic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LocalData\a196143\Desktop\Image Notice\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Une boite de sélection Windows apparaît pour vous permettre de sélectionner un fichier *.csv de topologie retourné par l’outil.</w:t>
      </w:r>
    </w:p>
    <w:p w14:paraId="4A817498" w14:textId="77777777" w:rsidR="00043043" w:rsidRDefault="00043043" w:rsidP="00043043">
      <w:pPr>
        <w:rPr>
          <w:lang w:val="fr-FR"/>
        </w:rPr>
      </w:pPr>
    </w:p>
    <w:p w14:paraId="6362BCD0" w14:textId="77777777" w:rsidR="00043043" w:rsidRDefault="00043043" w:rsidP="00043043">
      <w:pPr>
        <w:rPr>
          <w:lang w:val="fr-FR"/>
        </w:rPr>
      </w:pPr>
    </w:p>
    <w:p w14:paraId="5DF27058" w14:textId="77777777" w:rsidR="00043043" w:rsidRDefault="00043043" w:rsidP="00043043">
      <w:pPr>
        <w:rPr>
          <w:lang w:val="fr-FR"/>
        </w:rPr>
      </w:pPr>
      <w:r>
        <w:rPr>
          <w:noProof/>
        </w:rPr>
        <w:drawing>
          <wp:anchor distT="0" distB="0" distL="114300" distR="114300" simplePos="0" relativeHeight="251656704" behindDoc="0" locked="0" layoutInCell="1" allowOverlap="1" wp14:anchorId="7F5F6214" wp14:editId="0942A011">
            <wp:simplePos x="0" y="0"/>
            <wp:positionH relativeFrom="margin">
              <wp:align>left</wp:align>
            </wp:positionH>
            <wp:positionV relativeFrom="paragraph">
              <wp:posOffset>457200</wp:posOffset>
            </wp:positionV>
            <wp:extent cx="3556000" cy="927100"/>
            <wp:effectExtent l="0" t="0" r="6350" b="6350"/>
            <wp:wrapSquare wrapText="bothSides"/>
            <wp:docPr id="52" name="Image 52" descr="d:\LocalData\a196143\Desktop\Image Notic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LocalData\a196143\Desktop\Image Notice\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6000" cy="9271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Une fois la topologie sélectionnée, attendez quelques secondes que le schéma soit généré. Enfin vous pouvez demander l’exportation.</w:t>
      </w:r>
    </w:p>
    <w:p w14:paraId="38CCD8AE" w14:textId="77777777" w:rsidR="00043043" w:rsidRDefault="00043043" w:rsidP="00043043">
      <w:pPr>
        <w:rPr>
          <w:lang w:val="fr-FR"/>
        </w:rPr>
      </w:pPr>
    </w:p>
    <w:p w14:paraId="25A15697" w14:textId="77777777" w:rsidR="00043043" w:rsidRDefault="00043043" w:rsidP="00043043">
      <w:pPr>
        <w:rPr>
          <w:lang w:val="fr-FR"/>
        </w:rPr>
      </w:pPr>
    </w:p>
    <w:p w14:paraId="3983AE5B" w14:textId="77777777" w:rsidR="00043043" w:rsidRDefault="00043043" w:rsidP="00043043">
      <w:pPr>
        <w:rPr>
          <w:lang w:val="fr-FR"/>
        </w:rPr>
      </w:pPr>
    </w:p>
    <w:p w14:paraId="0BC4A830" w14:textId="77777777" w:rsidR="00043043" w:rsidRDefault="00043043" w:rsidP="00043043">
      <w:pPr>
        <w:rPr>
          <w:lang w:val="fr-FR"/>
        </w:rPr>
      </w:pPr>
    </w:p>
    <w:p w14:paraId="1274E5B9" w14:textId="77777777" w:rsidR="00043043" w:rsidRDefault="00043043" w:rsidP="00043043">
      <w:pPr>
        <w:rPr>
          <w:lang w:val="fr-FR"/>
        </w:rPr>
      </w:pPr>
      <w:r>
        <w:rPr>
          <w:noProof/>
        </w:rPr>
        <w:lastRenderedPageBreak/>
        <w:drawing>
          <wp:anchor distT="0" distB="0" distL="114300" distR="114300" simplePos="0" relativeHeight="251655680" behindDoc="0" locked="0" layoutInCell="1" allowOverlap="1" wp14:anchorId="5C0356F5" wp14:editId="072BEA58">
            <wp:simplePos x="0" y="0"/>
            <wp:positionH relativeFrom="margin">
              <wp:align>right</wp:align>
            </wp:positionH>
            <wp:positionV relativeFrom="paragraph">
              <wp:posOffset>648335</wp:posOffset>
            </wp:positionV>
            <wp:extent cx="5930900" cy="4330700"/>
            <wp:effectExtent l="0" t="0" r="0" b="0"/>
            <wp:wrapSquare wrapText="bothSides"/>
            <wp:docPr id="51" name="Image 51" descr="d:\LocalData\a196143\Desktop\Image Notic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LocalData\a196143\Desktop\Image Notice\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43307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Une fois l’exportation demandée, une boite de sélection Windows vous permet de sélectionner l’emplacement du schéma.</w:t>
      </w:r>
    </w:p>
    <w:p w14:paraId="299DAB19" w14:textId="77777777" w:rsidR="00043043" w:rsidRDefault="00043043" w:rsidP="00043043">
      <w:pPr>
        <w:rPr>
          <w:lang w:val="fr-FR"/>
        </w:rPr>
      </w:pPr>
    </w:p>
    <w:p w14:paraId="20B99D19" w14:textId="77777777" w:rsidR="00043043" w:rsidRDefault="00043043" w:rsidP="00043043">
      <w:pPr>
        <w:rPr>
          <w:lang w:val="fr-FR"/>
        </w:rPr>
      </w:pPr>
    </w:p>
    <w:p w14:paraId="5F863C45" w14:textId="77777777" w:rsidR="00043043" w:rsidRPr="007A777C" w:rsidRDefault="00043043" w:rsidP="00043043">
      <w:pPr>
        <w:rPr>
          <w:lang w:val="fr-FR"/>
        </w:rPr>
      </w:pPr>
      <w:r>
        <w:rPr>
          <w:noProof/>
        </w:rPr>
        <w:drawing>
          <wp:anchor distT="0" distB="0" distL="114300" distR="114300" simplePos="0" relativeHeight="251657728" behindDoc="0" locked="0" layoutInCell="1" allowOverlap="1" wp14:anchorId="3AC9F6AE" wp14:editId="71093A57">
            <wp:simplePos x="0" y="0"/>
            <wp:positionH relativeFrom="margin">
              <wp:align>center</wp:align>
            </wp:positionH>
            <wp:positionV relativeFrom="paragraph">
              <wp:posOffset>304800</wp:posOffset>
            </wp:positionV>
            <wp:extent cx="5537200" cy="2792095"/>
            <wp:effectExtent l="0" t="0" r="6350" b="8255"/>
            <wp:wrapSquare wrapText="bothSides"/>
            <wp:docPr id="53" name="Image 53" descr="d:\LocalData\a196143\Desktop\Image Notic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LocalData\a196143\Desktop\Image Notice\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7200" cy="279209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 xml:space="preserve">Pour finir rendez-vous à l’emplacement que vous avez préalablement </w:t>
      </w:r>
      <w:commentRangeStart w:id="929"/>
      <w:commentRangeStart w:id="930"/>
      <w:r>
        <w:rPr>
          <w:lang w:val="fr-FR"/>
        </w:rPr>
        <w:t>sélectionné</w:t>
      </w:r>
      <w:commentRangeEnd w:id="929"/>
      <w:r>
        <w:rPr>
          <w:rStyle w:val="Marquedecommentaire"/>
        </w:rPr>
        <w:commentReference w:id="929"/>
      </w:r>
      <w:commentRangeEnd w:id="930"/>
      <w:r w:rsidR="004A2E61">
        <w:rPr>
          <w:rStyle w:val="Marquedecommentaire"/>
        </w:rPr>
        <w:commentReference w:id="930"/>
      </w:r>
      <w:r>
        <w:rPr>
          <w:lang w:val="fr-FR"/>
        </w:rPr>
        <w:t>.</w:t>
      </w:r>
    </w:p>
    <w:p w14:paraId="3480D4A0" w14:textId="0B6E9EA9" w:rsidR="001639FD" w:rsidRPr="004A2E61" w:rsidRDefault="004A2E61" w:rsidP="00043043">
      <w:pPr>
        <w:rPr>
          <w:lang w:val="fr-FR"/>
        </w:rPr>
      </w:pPr>
      <w:r>
        <w:rPr>
          <w:noProof/>
        </w:rPr>
        <w:lastRenderedPageBreak/>
        <w:drawing>
          <wp:anchor distT="0" distB="0" distL="114300" distR="114300" simplePos="0" relativeHeight="251740672" behindDoc="0" locked="0" layoutInCell="1" allowOverlap="1" wp14:anchorId="4EF947F3" wp14:editId="3F94002E">
            <wp:simplePos x="0" y="0"/>
            <wp:positionH relativeFrom="margin">
              <wp:align>right</wp:align>
            </wp:positionH>
            <wp:positionV relativeFrom="paragraph">
              <wp:posOffset>388620</wp:posOffset>
            </wp:positionV>
            <wp:extent cx="7132955" cy="5549900"/>
            <wp:effectExtent l="0" t="0" r="0" b="0"/>
            <wp:wrapSquare wrapText="bothSides"/>
            <wp:docPr id="74" name="Image 74" descr="d:\LocalData\a196143\Desktop\Image Notic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ocalData\a196143\Desktop\Image Notice\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32955" cy="5549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Enfin, voilà la topologie obtenue au terme de la démonstration utilisée dans cette notice :</w:t>
      </w:r>
    </w:p>
    <w:p w14:paraId="3BC2F9FC" w14:textId="21DA9EB8" w:rsidR="004862B8" w:rsidRPr="00043043" w:rsidRDefault="00043043" w:rsidP="00043043">
      <w:r w:rsidRPr="00043043">
        <w:rPr>
          <w:noProof/>
        </w:rPr>
        <mc:AlternateContent>
          <mc:Choice Requires="wps">
            <w:drawing>
              <wp:anchor distT="0" distB="0" distL="114300" distR="114300" simplePos="0" relativeHeight="251605504" behindDoc="0" locked="0" layoutInCell="1" allowOverlap="1" wp14:anchorId="733CD4E9" wp14:editId="5B07AC2B">
                <wp:simplePos x="0" y="0"/>
                <wp:positionH relativeFrom="page">
                  <wp:posOffset>809339</wp:posOffset>
                </wp:positionH>
                <wp:positionV relativeFrom="paragraph">
                  <wp:posOffset>6389862</wp:posOffset>
                </wp:positionV>
                <wp:extent cx="5993765" cy="685800"/>
                <wp:effectExtent l="0" t="4445" r="5080" b="0"/>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3765" cy="685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DEAEE8" w14:textId="77777777" w:rsidR="007940AF" w:rsidRPr="00E02DE5" w:rsidRDefault="007940AF" w:rsidP="00043043">
                            <w:pPr>
                              <w:rPr>
                                <w:rFonts w:ascii="Arial Narrow" w:hAnsi="Arial Narrow"/>
                                <w:b/>
                                <w:color w:val="FFFFFF" w:themeColor="background1"/>
                                <w:sz w:val="30"/>
                              </w:rPr>
                            </w:pPr>
                            <w:r w:rsidRPr="00E02DE5">
                              <w:rPr>
                                <w:rFonts w:ascii="Arial Narrow" w:hAnsi="Arial Narrow"/>
                                <w:b/>
                                <w:color w:val="FFFFFF" w:themeColor="background1"/>
                                <w:sz w:val="30"/>
                              </w:rPr>
                              <w:t>TITLE</w:t>
                            </w:r>
                          </w:p>
                          <w:p w14:paraId="73E8BF83" w14:textId="77777777" w:rsidR="007940AF" w:rsidRPr="00E02DE5" w:rsidRDefault="007940AF" w:rsidP="00043043">
                            <w:pPr>
                              <w:rPr>
                                <w:rFonts w:ascii="Arial Narrow" w:hAnsi="Arial Narrow"/>
                                <w:b/>
                                <w:color w:val="FFFFFF" w:themeColor="background1"/>
                                <w:sz w:val="24"/>
                              </w:rPr>
                            </w:pPr>
                            <w:r w:rsidRPr="00E02DE5">
                              <w:rPr>
                                <w:rFonts w:ascii="Arial Narrow" w:hAnsi="Arial Narrow"/>
                                <w:b/>
                                <w:color w:val="FFFFFF" w:themeColor="background1"/>
                                <w:sz w:val="24"/>
                              </w:rPr>
                              <w:t>AUTHOR</w:t>
                            </w:r>
                          </w:p>
                          <w:p w14:paraId="4307FE80" w14:textId="77777777" w:rsidR="007940AF" w:rsidRPr="00E02DE5" w:rsidRDefault="007940AF" w:rsidP="00043043">
                            <w:pPr>
                              <w:rPr>
                                <w:rFonts w:ascii="Arial Narrow" w:hAnsi="Arial Narrow"/>
                                <w:color w:val="FFFFFF" w:themeColor="background1"/>
                                <w:sz w:val="24"/>
                              </w:rPr>
                            </w:pPr>
                            <w:r w:rsidRPr="00E02DE5">
                              <w:rPr>
                                <w:rFonts w:ascii="Arial Narrow" w:hAnsi="Arial Narrow"/>
                                <w:color w:val="FFFFFF" w:themeColor="background1"/>
                                <w:sz w:val="24"/>
                              </w:rPr>
                              <w:t>Month 20YY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CD4E9" id="_x0000_s1052" type="#_x0000_t202" style="position:absolute;margin-left:63.75pt;margin-top:503.15pt;width:471.95pt;height:54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" filled="f" stroked="f">
                <v:textbox inset="0,0,0,0">
                  <w:txbxContent>
                    <w:p w14:paraId="42DEAEE8" w14:textId="77777777" w:rsidR="007940AF" w:rsidRPr="00E02DE5" w:rsidRDefault="007940AF" w:rsidP="00043043">
                      <w:pPr>
                        <w:rPr>
                          <w:rFonts w:ascii="Arial Narrow" w:hAnsi="Arial Narrow"/>
                          <w:b/>
                          <w:color w:val="FFFFFF" w:themeColor="background1"/>
                          <w:sz w:val="30"/>
                        </w:rPr>
                      </w:pPr>
                      <w:r w:rsidRPr="00E02DE5">
                        <w:rPr>
                          <w:rFonts w:ascii="Arial Narrow" w:hAnsi="Arial Narrow"/>
                          <w:b/>
                          <w:color w:val="FFFFFF" w:themeColor="background1"/>
                          <w:sz w:val="30"/>
                        </w:rPr>
                        <w:t>TITLE</w:t>
                      </w:r>
                    </w:p>
                    <w:p w14:paraId="73E8BF83" w14:textId="77777777" w:rsidR="007940AF" w:rsidRPr="00E02DE5" w:rsidRDefault="007940AF" w:rsidP="00043043">
                      <w:pPr>
                        <w:rPr>
                          <w:rFonts w:ascii="Arial Narrow" w:hAnsi="Arial Narrow"/>
                          <w:b/>
                          <w:color w:val="FFFFFF" w:themeColor="background1"/>
                          <w:sz w:val="24"/>
                        </w:rPr>
                      </w:pPr>
                      <w:r w:rsidRPr="00E02DE5">
                        <w:rPr>
                          <w:rFonts w:ascii="Arial Narrow" w:hAnsi="Arial Narrow"/>
                          <w:b/>
                          <w:color w:val="FFFFFF" w:themeColor="background1"/>
                          <w:sz w:val="24"/>
                        </w:rPr>
                        <w:t>AUTHOR</w:t>
                      </w:r>
                    </w:p>
                    <w:p w14:paraId="4307FE80" w14:textId="77777777" w:rsidR="007940AF" w:rsidRPr="00E02DE5" w:rsidRDefault="007940AF" w:rsidP="00043043">
                      <w:pPr>
                        <w:rPr>
                          <w:rFonts w:ascii="Arial Narrow" w:hAnsi="Arial Narrow"/>
                          <w:color w:val="FFFFFF" w:themeColor="background1"/>
                          <w:sz w:val="24"/>
                        </w:rPr>
                      </w:pPr>
                      <w:r w:rsidRPr="00E02DE5">
                        <w:rPr>
                          <w:rFonts w:ascii="Arial Narrow" w:hAnsi="Arial Narrow"/>
                          <w:color w:val="FFFFFF" w:themeColor="background1"/>
                          <w:sz w:val="24"/>
                        </w:rPr>
                        <w:t>Month 20YY</w:t>
                      </w:r>
                    </w:p>
                  </w:txbxContent>
                </v:textbox>
                <w10:wrap anchorx="page"/>
              </v:shape>
            </w:pict>
          </mc:Fallback>
        </mc:AlternateContent>
      </w:r>
    </w:p>
    <w:sectPr w:rsidR="004862B8" w:rsidRPr="00043043" w:rsidSect="004862B8">
      <w:headerReference w:type="default" r:id="rId48"/>
      <w:footerReference w:type="default" r:id="rId49"/>
      <w:headerReference w:type="first" r:id="rId50"/>
      <w:footerReference w:type="first" r:id="rId51"/>
      <w:pgSz w:w="11900" w:h="16840"/>
      <w:pgMar w:top="2268" w:right="567" w:bottom="1418" w:left="2041" w:header="709" w:footer="709" w:gutter="0"/>
      <w:cols w:space="708"/>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2" w:author="KORZIN Stephane" w:date="2017-06-26T09:58:00Z" w:initials="KS">
    <w:p w14:paraId="395A3811" w14:textId="77777777" w:rsidR="007940AF" w:rsidRPr="005D26CE" w:rsidRDefault="007940AF" w:rsidP="00043043">
      <w:pPr>
        <w:pStyle w:val="Commentaire"/>
        <w:rPr>
          <w:lang w:val="fr-FR"/>
        </w:rPr>
      </w:pPr>
      <w:r>
        <w:rPr>
          <w:rStyle w:val="Marquedecommentaire"/>
        </w:rPr>
        <w:annotationRef/>
      </w:r>
      <w:r w:rsidRPr="005D26CE">
        <w:rPr>
          <w:lang w:val="fr-FR"/>
        </w:rPr>
        <w:t>MODE = 1 (donner directement le contenu du fichier de config)</w:t>
      </w:r>
    </w:p>
  </w:comment>
  <w:comment w:id="513" w:author="LECOFFRE Emilien" w:date="2017-06-27T09:14:00Z" w:initials="LE">
    <w:p w14:paraId="66610A0B" w14:textId="166A378D" w:rsidR="007940AF" w:rsidRPr="00616368" w:rsidRDefault="007940AF">
      <w:pPr>
        <w:pStyle w:val="Commentaire"/>
        <w:rPr>
          <w:lang w:val="fr-FR"/>
        </w:rPr>
      </w:pPr>
      <w:r>
        <w:rPr>
          <w:rStyle w:val="Marquedecommentaire"/>
        </w:rPr>
        <w:annotationRef/>
      </w:r>
      <w:r w:rsidRPr="00616368">
        <w:rPr>
          <w:lang w:val="fr-FR"/>
        </w:rPr>
        <w:t>OK</w:t>
      </w:r>
    </w:p>
  </w:comment>
  <w:comment w:id="521" w:author="KORZIN Stephane" w:date="2017-06-26T10:03:00Z" w:initials="KS">
    <w:p w14:paraId="5525BC11" w14:textId="77777777" w:rsidR="007940AF" w:rsidRPr="00C06DEE" w:rsidRDefault="007940AF" w:rsidP="00043043">
      <w:pPr>
        <w:pStyle w:val="Commentaire"/>
        <w:rPr>
          <w:lang w:val="fr-FR"/>
        </w:rPr>
      </w:pPr>
      <w:r>
        <w:rPr>
          <w:rStyle w:val="Marquedecommentaire"/>
        </w:rPr>
        <w:annotationRef/>
      </w:r>
      <w:r w:rsidRPr="00C06DEE">
        <w:rPr>
          <w:lang w:val="fr-FR"/>
        </w:rPr>
        <w:t>Son nom?</w:t>
      </w:r>
    </w:p>
  </w:comment>
  <w:comment w:id="522" w:author="LECOFFRE Emilien" w:date="2017-06-27T09:17:00Z" w:initials="LE">
    <w:p w14:paraId="48897124" w14:textId="63C54C3C" w:rsidR="007940AF" w:rsidRPr="00616368" w:rsidRDefault="007940AF">
      <w:pPr>
        <w:pStyle w:val="Commentaire"/>
        <w:rPr>
          <w:lang w:val="fr-FR"/>
        </w:rPr>
      </w:pPr>
      <w:r>
        <w:rPr>
          <w:rStyle w:val="Marquedecommentaire"/>
        </w:rPr>
        <w:annotationRef/>
      </w:r>
      <w:r w:rsidRPr="00616368">
        <w:rPr>
          <w:lang w:val="fr-FR"/>
        </w:rPr>
        <w:t>OK</w:t>
      </w:r>
    </w:p>
  </w:comment>
  <w:comment w:id="523" w:author="KORZIN Stephane" w:date="2017-06-26T10:03:00Z" w:initials="KS">
    <w:p w14:paraId="23ACB47D" w14:textId="77777777" w:rsidR="007940AF" w:rsidRPr="00C06DEE" w:rsidRDefault="007940AF" w:rsidP="00043043">
      <w:pPr>
        <w:pStyle w:val="Commentaire"/>
        <w:rPr>
          <w:lang w:val="fr-FR"/>
        </w:rPr>
      </w:pPr>
      <w:r>
        <w:rPr>
          <w:rStyle w:val="Marquedecommentaire"/>
        </w:rPr>
        <w:annotationRef/>
      </w:r>
      <w:r w:rsidRPr="00C06DEE">
        <w:rPr>
          <w:lang w:val="fr-FR"/>
        </w:rPr>
        <w:t>Son nom?</w:t>
      </w:r>
    </w:p>
  </w:comment>
  <w:comment w:id="524" w:author="LECOFFRE Emilien" w:date="2017-06-27T09:19:00Z" w:initials="LE">
    <w:p w14:paraId="1CBF396F" w14:textId="17D7D30F" w:rsidR="007940AF" w:rsidRPr="00616368" w:rsidRDefault="007940AF">
      <w:pPr>
        <w:pStyle w:val="Commentaire"/>
        <w:rPr>
          <w:lang w:val="fr-FR"/>
        </w:rPr>
      </w:pPr>
      <w:r>
        <w:rPr>
          <w:rStyle w:val="Marquedecommentaire"/>
        </w:rPr>
        <w:annotationRef/>
      </w:r>
      <w:r w:rsidRPr="00616368">
        <w:rPr>
          <w:lang w:val="fr-FR"/>
        </w:rPr>
        <w:t>OK</w:t>
      </w:r>
    </w:p>
  </w:comment>
  <w:comment w:id="525" w:author="KORZIN Stephane" w:date="2017-06-26T10:04:00Z" w:initials="KS">
    <w:p w14:paraId="3394F0DC" w14:textId="77777777" w:rsidR="007940AF" w:rsidRPr="00C06DEE" w:rsidRDefault="007940AF" w:rsidP="00043043">
      <w:pPr>
        <w:pStyle w:val="Commentaire"/>
        <w:rPr>
          <w:lang w:val="fr-FR"/>
        </w:rPr>
      </w:pPr>
      <w:r>
        <w:rPr>
          <w:rStyle w:val="Marquedecommentaire"/>
        </w:rPr>
        <w:annotationRef/>
      </w:r>
      <w:r w:rsidRPr="00C06DEE">
        <w:rPr>
          <w:lang w:val="fr-FR"/>
        </w:rPr>
        <w:t xml:space="preserve">Quel </w:t>
      </w:r>
      <w:proofErr w:type="spellStart"/>
      <w:r w:rsidRPr="00C06DEE">
        <w:rPr>
          <w:lang w:val="fr-FR"/>
        </w:rPr>
        <w:t>parameter</w:t>
      </w:r>
      <w:proofErr w:type="spellEnd"/>
      <w:r w:rsidRPr="00C06DEE">
        <w:rPr>
          <w:lang w:val="fr-FR"/>
        </w:rPr>
        <w:t>?</w:t>
      </w:r>
    </w:p>
  </w:comment>
  <w:comment w:id="526" w:author="LECOFFRE Emilien" w:date="2017-06-27T09:22:00Z" w:initials="LE">
    <w:p w14:paraId="2B4A6F89" w14:textId="2C11A1BA" w:rsidR="007940AF" w:rsidRPr="004862B8" w:rsidRDefault="007940AF">
      <w:pPr>
        <w:pStyle w:val="Commentaire"/>
        <w:rPr>
          <w:lang w:val="fr-FR"/>
        </w:rPr>
      </w:pPr>
      <w:r>
        <w:rPr>
          <w:rStyle w:val="Marquedecommentaire"/>
        </w:rPr>
        <w:annotationRef/>
      </w:r>
      <w:r w:rsidRPr="004862B8">
        <w:rPr>
          <w:lang w:val="fr-FR"/>
        </w:rPr>
        <w:t>OK</w:t>
      </w:r>
    </w:p>
  </w:comment>
  <w:comment w:id="527" w:author="KORZIN Stephane" w:date="2017-06-26T10:05:00Z" w:initials="KS">
    <w:p w14:paraId="73E8EC67" w14:textId="77777777" w:rsidR="007940AF" w:rsidRPr="0085088D" w:rsidRDefault="007940AF" w:rsidP="00043043">
      <w:pPr>
        <w:pStyle w:val="Commentaire"/>
        <w:rPr>
          <w:lang w:val="fr-FR"/>
        </w:rPr>
      </w:pPr>
      <w:r>
        <w:rPr>
          <w:rStyle w:val="Marquedecommentaire"/>
        </w:rPr>
        <w:annotationRef/>
      </w:r>
      <w:r w:rsidRPr="0085088D">
        <w:rPr>
          <w:lang w:val="fr-FR"/>
        </w:rPr>
        <w:t>Comment?</w:t>
      </w:r>
    </w:p>
  </w:comment>
  <w:comment w:id="528" w:author="LECOFFRE Emilien" w:date="2017-06-27T09:23:00Z" w:initials="LE">
    <w:p w14:paraId="3DDC10CE" w14:textId="6F47B9A8" w:rsidR="007940AF" w:rsidRPr="004862B8" w:rsidRDefault="007940AF">
      <w:pPr>
        <w:pStyle w:val="Commentaire"/>
        <w:rPr>
          <w:lang w:val="fr-FR"/>
        </w:rPr>
      </w:pPr>
      <w:r>
        <w:rPr>
          <w:rStyle w:val="Marquedecommentaire"/>
        </w:rPr>
        <w:annotationRef/>
      </w:r>
      <w:r w:rsidRPr="004862B8">
        <w:rPr>
          <w:lang w:val="fr-FR"/>
        </w:rPr>
        <w:t>OK</w:t>
      </w:r>
    </w:p>
  </w:comment>
  <w:comment w:id="530" w:author="KORZIN Stephane" w:date="2017-06-26T09:58:00Z" w:initials="KS">
    <w:p w14:paraId="2F3C384E" w14:textId="77777777" w:rsidR="007940AF" w:rsidRPr="005D26CE" w:rsidRDefault="007940AF" w:rsidP="00827B10">
      <w:pPr>
        <w:pStyle w:val="Commentaire"/>
        <w:rPr>
          <w:lang w:val="fr-FR"/>
        </w:rPr>
      </w:pPr>
      <w:r>
        <w:rPr>
          <w:rStyle w:val="Marquedecommentaire"/>
        </w:rPr>
        <w:annotationRef/>
      </w:r>
      <w:r w:rsidRPr="005D26CE">
        <w:rPr>
          <w:lang w:val="fr-FR"/>
        </w:rPr>
        <w:t>MODE = 1 (donner directement le contenu du fichier de config)</w:t>
      </w:r>
    </w:p>
  </w:comment>
  <w:comment w:id="531" w:author="LECOFFRE Emilien" w:date="2017-06-27T09:14:00Z" w:initials="LE">
    <w:p w14:paraId="3448D237" w14:textId="77777777" w:rsidR="007940AF" w:rsidRPr="00616368" w:rsidRDefault="007940AF" w:rsidP="00827B10">
      <w:pPr>
        <w:pStyle w:val="Commentaire"/>
        <w:rPr>
          <w:lang w:val="fr-FR"/>
        </w:rPr>
      </w:pPr>
      <w:r>
        <w:rPr>
          <w:rStyle w:val="Marquedecommentaire"/>
        </w:rPr>
        <w:annotationRef/>
      </w:r>
      <w:r w:rsidRPr="00616368">
        <w:rPr>
          <w:lang w:val="fr-FR"/>
        </w:rPr>
        <w:t>OK</w:t>
      </w:r>
    </w:p>
  </w:comment>
  <w:comment w:id="535" w:author="KORZIN Stephane" w:date="2017-06-26T13:46:00Z" w:initials="KS">
    <w:p w14:paraId="49C22C5F" w14:textId="77777777" w:rsidR="007940AF" w:rsidRPr="0085088D" w:rsidRDefault="007940AF" w:rsidP="00043043">
      <w:pPr>
        <w:pStyle w:val="Commentaire"/>
        <w:rPr>
          <w:lang w:val="fr-FR"/>
        </w:rPr>
      </w:pPr>
      <w:r>
        <w:rPr>
          <w:rStyle w:val="Marquedecommentaire"/>
        </w:rPr>
        <w:annotationRef/>
      </w:r>
      <w:r w:rsidRPr="0085088D">
        <w:rPr>
          <w:lang w:val="fr-FR"/>
        </w:rPr>
        <w:t>MODE = 2</w:t>
      </w:r>
    </w:p>
  </w:comment>
  <w:comment w:id="536" w:author="LECOFFRE Emilien" w:date="2017-06-27T09:25:00Z" w:initials="LE">
    <w:p w14:paraId="282F1CFA" w14:textId="2BC29EE8" w:rsidR="007940AF" w:rsidRPr="004862B8" w:rsidRDefault="007940AF">
      <w:pPr>
        <w:pStyle w:val="Commentaire"/>
        <w:rPr>
          <w:lang w:val="fr-FR"/>
        </w:rPr>
      </w:pPr>
      <w:r>
        <w:rPr>
          <w:rStyle w:val="Marquedecommentaire"/>
        </w:rPr>
        <w:annotationRef/>
      </w:r>
      <w:r w:rsidRPr="004862B8">
        <w:rPr>
          <w:lang w:val="fr-FR"/>
        </w:rPr>
        <w:t>OK</w:t>
      </w:r>
    </w:p>
  </w:comment>
  <w:comment w:id="542" w:author="KORZIN Stephane" w:date="2017-06-26T13:53:00Z" w:initials="KS">
    <w:p w14:paraId="392D0337" w14:textId="77777777" w:rsidR="007940AF" w:rsidRPr="0085088D" w:rsidRDefault="007940AF" w:rsidP="00043043">
      <w:pPr>
        <w:pStyle w:val="Commentaire"/>
        <w:rPr>
          <w:lang w:val="fr-FR"/>
        </w:rPr>
      </w:pPr>
      <w:r>
        <w:rPr>
          <w:rStyle w:val="Marquedecommentaire"/>
        </w:rPr>
        <w:annotationRef/>
      </w:r>
      <w:r w:rsidRPr="0085088D">
        <w:rPr>
          <w:lang w:val="fr-FR"/>
        </w:rPr>
        <w:t>Même fichier qu’en mode 1???</w:t>
      </w:r>
    </w:p>
  </w:comment>
  <w:comment w:id="543" w:author="LECOFFRE Emilien" w:date="2017-06-27T09:26:00Z" w:initials="LE">
    <w:p w14:paraId="6456F043" w14:textId="3557CD47" w:rsidR="007940AF" w:rsidRPr="004862B8" w:rsidRDefault="007940AF">
      <w:pPr>
        <w:pStyle w:val="Commentaire"/>
        <w:rPr>
          <w:lang w:val="fr-FR"/>
        </w:rPr>
      </w:pPr>
      <w:r>
        <w:rPr>
          <w:rStyle w:val="Marquedecommentaire"/>
        </w:rPr>
        <w:annotationRef/>
      </w:r>
      <w:r>
        <w:rPr>
          <w:lang w:val="fr-FR"/>
        </w:rPr>
        <w:t xml:space="preserve">Copier/coller </w:t>
      </w:r>
      <w:r w:rsidRPr="000333FA">
        <w:rPr>
          <w:lang w:val="fr-FR"/>
        </w:rPr>
        <w:sym w:font="Wingdings" w:char="F0E0"/>
      </w:r>
      <w:r w:rsidRPr="004862B8">
        <w:rPr>
          <w:lang w:val="fr-FR"/>
        </w:rPr>
        <w:t xml:space="preserve"> ok</w:t>
      </w:r>
    </w:p>
  </w:comment>
  <w:comment w:id="545" w:author="KORZIN Stephane" w:date="2017-06-26T14:01:00Z" w:initials="KS">
    <w:p w14:paraId="0EE1327F" w14:textId="77777777" w:rsidR="007940AF" w:rsidRPr="0085088D" w:rsidRDefault="007940AF" w:rsidP="00043043">
      <w:pPr>
        <w:pStyle w:val="Commentaire"/>
        <w:rPr>
          <w:lang w:val="fr-FR"/>
        </w:rPr>
      </w:pPr>
      <w:r>
        <w:rPr>
          <w:rStyle w:val="Marquedecommentaire"/>
        </w:rPr>
        <w:annotationRef/>
      </w:r>
      <w:r w:rsidRPr="0085088D">
        <w:rPr>
          <w:lang w:val="fr-FR"/>
        </w:rPr>
        <w:t>MODE = 3</w:t>
      </w:r>
    </w:p>
  </w:comment>
  <w:comment w:id="546" w:author="LECOFFRE Emilien" w:date="2017-06-27T09:26:00Z" w:initials="LE">
    <w:p w14:paraId="7DB7D897" w14:textId="5A779205" w:rsidR="007940AF" w:rsidRPr="001639FD" w:rsidRDefault="007940AF">
      <w:pPr>
        <w:pStyle w:val="Commentaire"/>
        <w:rPr>
          <w:lang w:val="fr-FR"/>
        </w:rPr>
      </w:pPr>
      <w:r>
        <w:rPr>
          <w:rStyle w:val="Marquedecommentaire"/>
        </w:rPr>
        <w:annotationRef/>
      </w:r>
      <w:r w:rsidRPr="001639FD">
        <w:rPr>
          <w:lang w:val="fr-FR"/>
        </w:rPr>
        <w:t>OK</w:t>
      </w:r>
    </w:p>
  </w:comment>
  <w:comment w:id="579" w:author="KORZIN Stephane" w:date="2017-06-30T08:24:00Z" w:initials="KS">
    <w:p w14:paraId="5765ACBE" w14:textId="72863510" w:rsidR="007940AF" w:rsidRPr="008B76E0" w:rsidRDefault="007940AF">
      <w:pPr>
        <w:pStyle w:val="Commentaire"/>
        <w:rPr>
          <w:lang w:val="fr-FR"/>
        </w:rPr>
      </w:pPr>
      <w:r>
        <w:rPr>
          <w:rStyle w:val="Marquedecommentaire"/>
        </w:rPr>
        <w:annotationRef/>
      </w:r>
      <w:r w:rsidRPr="008B76E0">
        <w:rPr>
          <w:lang w:val="fr-FR"/>
        </w:rPr>
        <w:t>Tu avais</w:t>
      </w:r>
      <w:r>
        <w:rPr>
          <w:lang w:val="fr-FR"/>
        </w:rPr>
        <w:t xml:space="preserve"> </w:t>
      </w:r>
      <w:r w:rsidRPr="008B76E0">
        <w:rPr>
          <w:lang w:val="fr-FR"/>
        </w:rPr>
        <w:t>interverti version A et version B.</w:t>
      </w:r>
    </w:p>
  </w:comment>
  <w:comment w:id="580" w:author="KORZIN Stephane" w:date="2017-06-30T09:07:00Z" w:initials="KS">
    <w:p w14:paraId="27F704F0" w14:textId="276069BF" w:rsidR="007940AF" w:rsidRPr="0052390B" w:rsidRDefault="007940AF">
      <w:pPr>
        <w:pStyle w:val="Commentaire"/>
        <w:rPr>
          <w:lang w:val="fr-FR"/>
        </w:rPr>
      </w:pPr>
      <w:r>
        <w:rPr>
          <w:rStyle w:val="Marquedecommentaire"/>
        </w:rPr>
        <w:annotationRef/>
      </w:r>
      <w:r w:rsidRPr="0052390B">
        <w:rPr>
          <w:lang w:val="fr-FR"/>
        </w:rPr>
        <w:t>Il manqué les étapes pour fixer une partie de la topologie et pour fixer une partie du routage.</w:t>
      </w:r>
    </w:p>
  </w:comment>
  <w:comment w:id="581" w:author="KORZIN Stephane" w:date="2017-06-30T08:28:00Z" w:initials="KS">
    <w:p w14:paraId="21AE9B07" w14:textId="7D405460" w:rsidR="007940AF" w:rsidRPr="008B76E0" w:rsidRDefault="007940AF">
      <w:pPr>
        <w:pStyle w:val="Commentaire"/>
        <w:rPr>
          <w:lang w:val="fr-FR"/>
        </w:rPr>
      </w:pPr>
      <w:r>
        <w:rPr>
          <w:rStyle w:val="Marquedecommentaire"/>
        </w:rPr>
        <w:annotationRef/>
      </w:r>
      <w:r>
        <w:rPr>
          <w:lang w:val="fr-FR"/>
        </w:rPr>
        <w:t xml:space="preserve">Dans la seconde colonne, il faut aussi parcourir l’étape 2 version A, pour remettre à zéro le paramètre </w:t>
      </w:r>
      <w:proofErr w:type="spellStart"/>
      <w:r w:rsidRPr="008B76E0">
        <w:rPr>
          <w:lang w:val="fr-FR"/>
        </w:rPr>
        <w:t>Nb_it_tabu</w:t>
      </w:r>
      <w:proofErr w:type="spellEnd"/>
      <w:r>
        <w:rPr>
          <w:lang w:val="fr-FR"/>
        </w:rPr>
        <w:t>, s’il a été mis à une autre valeur lors d’une optimisation précédente.</w:t>
      </w:r>
    </w:p>
  </w:comment>
  <w:comment w:id="716" w:author="KORZIN Stephane" w:date="2017-06-26T14:58:00Z" w:initials="KS">
    <w:p w14:paraId="584A1341" w14:textId="77777777" w:rsidR="007940AF" w:rsidRPr="0085088D" w:rsidRDefault="007940AF" w:rsidP="005F7415">
      <w:pPr>
        <w:pStyle w:val="Commentaire"/>
        <w:rPr>
          <w:lang w:val="fr-FR"/>
        </w:rPr>
      </w:pPr>
      <w:r>
        <w:rPr>
          <w:rStyle w:val="Marquedecommentaire"/>
        </w:rPr>
        <w:annotationRef/>
      </w:r>
      <w:r w:rsidRPr="0085088D">
        <w:rPr>
          <w:lang w:val="fr-FR"/>
        </w:rPr>
        <w:t xml:space="preserve">Ne peut-on pas inclure le premier script de configuration dans celui-ci? </w:t>
      </w:r>
      <w:r>
        <w:rPr>
          <w:lang w:val="fr-FR"/>
        </w:rPr>
        <w:t>Choisir 2 fois le mode 1 me semble superflu et présente le risque de choisir des modes différents.</w:t>
      </w:r>
    </w:p>
  </w:comment>
  <w:comment w:id="714" w:author="LECOFFRE Emilien" w:date="2017-06-27T10:13:00Z" w:initials="LE">
    <w:p w14:paraId="7DEA7C99" w14:textId="7B6D1A6F" w:rsidR="007940AF" w:rsidRPr="00C67A6E" w:rsidRDefault="007940AF">
      <w:pPr>
        <w:pStyle w:val="Commentaire"/>
        <w:rPr>
          <w:lang w:val="fr-FR"/>
        </w:rPr>
      </w:pPr>
      <w:r>
        <w:rPr>
          <w:rStyle w:val="Marquedecommentaire"/>
        </w:rPr>
        <w:annotationRef/>
      </w:r>
      <w:r w:rsidRPr="00C67A6E">
        <w:rPr>
          <w:lang w:val="fr-FR"/>
        </w:rPr>
        <w:t>Bonne idée, je vais chercher de ce c</w:t>
      </w:r>
      <w:r>
        <w:rPr>
          <w:lang w:val="fr-FR"/>
        </w:rPr>
        <w:t>ôté</w:t>
      </w:r>
    </w:p>
  </w:comment>
  <w:comment w:id="715" w:author="LECOFFRE Emilien" w:date="2017-06-27T14:21:00Z" w:initials="LE">
    <w:p w14:paraId="4CF53D83" w14:textId="451E0901" w:rsidR="007940AF" w:rsidRPr="0081628E" w:rsidRDefault="007940AF">
      <w:pPr>
        <w:pStyle w:val="Commentaire"/>
        <w:rPr>
          <w:lang w:val="fr-FR"/>
        </w:rPr>
      </w:pPr>
      <w:r>
        <w:rPr>
          <w:rStyle w:val="Marquedecommentaire"/>
        </w:rPr>
        <w:annotationRef/>
      </w:r>
      <w:r w:rsidRPr="0081628E">
        <w:rPr>
          <w:lang w:val="fr-FR"/>
        </w:rPr>
        <w:t>OK</w:t>
      </w:r>
    </w:p>
  </w:comment>
  <w:comment w:id="719" w:author="KORZIN Stephane" w:date="2017-06-26T15:07:00Z" w:initials="KS">
    <w:p w14:paraId="7FC6ED73" w14:textId="77777777" w:rsidR="007940AF" w:rsidRPr="00BB0CA7" w:rsidRDefault="007940AF" w:rsidP="005F7415">
      <w:pPr>
        <w:pStyle w:val="Commentaire"/>
        <w:rPr>
          <w:lang w:val="fr-FR"/>
        </w:rPr>
      </w:pPr>
      <w:r>
        <w:rPr>
          <w:rStyle w:val="Marquedecommentaire"/>
        </w:rPr>
        <w:annotationRef/>
      </w:r>
      <w:proofErr w:type="spellStart"/>
      <w:r w:rsidRPr="00BB0CA7">
        <w:rPr>
          <w:lang w:val="fr-FR"/>
        </w:rPr>
        <w:t>Que lest</w:t>
      </w:r>
      <w:proofErr w:type="spellEnd"/>
      <w:r w:rsidRPr="00BB0CA7">
        <w:rPr>
          <w:lang w:val="fr-FR"/>
        </w:rPr>
        <w:t xml:space="preserve"> ce bouton qui appara</w:t>
      </w:r>
      <w:r>
        <w:rPr>
          <w:lang w:val="fr-FR"/>
        </w:rPr>
        <w:t xml:space="preserve">ît « Fixer / </w:t>
      </w:r>
      <w:proofErr w:type="spellStart"/>
      <w:r>
        <w:rPr>
          <w:lang w:val="fr-FR"/>
        </w:rPr>
        <w:t>Défixer</w:t>
      </w:r>
      <w:proofErr w:type="spellEnd"/>
      <w:r>
        <w:rPr>
          <w:lang w:val="fr-FR"/>
        </w:rPr>
        <w:t xml:space="preserve"> … » ?</w:t>
      </w:r>
    </w:p>
  </w:comment>
  <w:comment w:id="717" w:author="LECOFFRE Emilien" w:date="2017-06-27T14:21:00Z" w:initials="LE">
    <w:p w14:paraId="02E16161" w14:textId="1CE76ECE" w:rsidR="007940AF" w:rsidRPr="0081628E" w:rsidRDefault="007940AF">
      <w:pPr>
        <w:pStyle w:val="Commentaire"/>
        <w:rPr>
          <w:lang w:val="fr-FR"/>
        </w:rPr>
      </w:pPr>
      <w:r>
        <w:rPr>
          <w:rStyle w:val="Marquedecommentaire"/>
        </w:rPr>
        <w:annotationRef/>
      </w:r>
      <w:proofErr w:type="spellStart"/>
      <w:r w:rsidRPr="0081628E">
        <w:rPr>
          <w:lang w:val="fr-FR"/>
        </w:rPr>
        <w:t>Possibilities</w:t>
      </w:r>
      <w:proofErr w:type="spellEnd"/>
      <w:r w:rsidRPr="0081628E">
        <w:rPr>
          <w:lang w:val="fr-FR"/>
        </w:rPr>
        <w:t xml:space="preserve"> de modifier les fichiers d’entrée directement dans la </w:t>
      </w:r>
      <w:proofErr w:type="spellStart"/>
      <w:r w:rsidRPr="0081628E">
        <w:rPr>
          <w:lang w:val="fr-FR"/>
        </w:rPr>
        <w:t>preview</w:t>
      </w:r>
      <w:proofErr w:type="spellEnd"/>
    </w:p>
    <w:p w14:paraId="558CFD8A" w14:textId="77777777" w:rsidR="007940AF" w:rsidRPr="0081628E" w:rsidRDefault="007940AF">
      <w:pPr>
        <w:pStyle w:val="Commentaire"/>
        <w:rPr>
          <w:lang w:val="fr-FR"/>
        </w:rPr>
      </w:pPr>
    </w:p>
  </w:comment>
  <w:comment w:id="718" w:author="LECOFFRE Emilien" w:date="2017-06-27T14:21:00Z" w:initials="LE">
    <w:p w14:paraId="75928CE1" w14:textId="5C90244D" w:rsidR="007940AF" w:rsidRPr="0081628E" w:rsidRDefault="007940AF">
      <w:pPr>
        <w:pStyle w:val="Commentaire"/>
        <w:rPr>
          <w:lang w:val="fr-FR"/>
        </w:rPr>
      </w:pPr>
      <w:r>
        <w:rPr>
          <w:rStyle w:val="Marquedecommentaire"/>
        </w:rPr>
        <w:annotationRef/>
      </w:r>
      <w:r w:rsidRPr="0081628E">
        <w:rPr>
          <w:lang w:val="fr-FR"/>
        </w:rPr>
        <w:t xml:space="preserve">Finalement c’est beaucoup plus pratique directement dans le </w:t>
      </w:r>
      <w:proofErr w:type="spellStart"/>
      <w:r w:rsidRPr="0081628E">
        <w:rPr>
          <w:lang w:val="fr-FR"/>
        </w:rPr>
        <w:t>ficheir</w:t>
      </w:r>
      <w:proofErr w:type="spellEnd"/>
      <w:r w:rsidRPr="0081628E">
        <w:rPr>
          <w:lang w:val="fr-FR"/>
        </w:rPr>
        <w:t xml:space="preserve"> donc </w:t>
      </w:r>
      <w:proofErr w:type="spellStart"/>
      <w:r w:rsidRPr="0081628E">
        <w:rPr>
          <w:lang w:val="fr-FR"/>
        </w:rPr>
        <w:t>jai</w:t>
      </w:r>
      <w:proofErr w:type="spellEnd"/>
      <w:r w:rsidRPr="0081628E">
        <w:rPr>
          <w:lang w:val="fr-FR"/>
        </w:rPr>
        <w:t xml:space="preserve"> rendu le bouton invisible </w:t>
      </w:r>
      <w:r>
        <w:sym w:font="Wingdings" w:char="F0E0"/>
      </w:r>
      <w:r w:rsidRPr="0081628E">
        <w:rPr>
          <w:lang w:val="fr-FR"/>
        </w:rPr>
        <w:t xml:space="preserve"> OK</w:t>
      </w:r>
    </w:p>
  </w:comment>
  <w:comment w:id="721" w:author="KORZIN Stephane" w:date="2017-06-30T07:48:00Z" w:initials="KS">
    <w:p w14:paraId="7E59A547" w14:textId="7A7CA538" w:rsidR="007940AF" w:rsidRPr="00BD230F" w:rsidRDefault="007940AF">
      <w:pPr>
        <w:pStyle w:val="Commentaire"/>
        <w:rPr>
          <w:lang w:val="fr-FR"/>
        </w:rPr>
      </w:pPr>
      <w:r>
        <w:rPr>
          <w:rStyle w:val="Marquedecommentaire"/>
        </w:rPr>
        <w:annotationRef/>
      </w:r>
      <w:r w:rsidRPr="00BD230F">
        <w:rPr>
          <w:lang w:val="fr-FR"/>
        </w:rPr>
        <w:t xml:space="preserve">Appelle-le “Fermer” plutôt que “Quitter”. </w:t>
      </w:r>
      <w:r>
        <w:rPr>
          <w:lang w:val="fr-FR"/>
        </w:rPr>
        <w:t>Réserve « Quitter » pour quitter l’outil, si besoin.</w:t>
      </w:r>
    </w:p>
  </w:comment>
  <w:comment w:id="722" w:author="KORZIN Stephane" w:date="2017-06-30T08:04:00Z" w:initials="KS">
    <w:p w14:paraId="0C112135" w14:textId="213E38E1" w:rsidR="007940AF" w:rsidRPr="00A16424" w:rsidRDefault="007940AF">
      <w:pPr>
        <w:pStyle w:val="Commentaire"/>
        <w:rPr>
          <w:lang w:val="fr-FR"/>
        </w:rPr>
      </w:pPr>
      <w:r>
        <w:rPr>
          <w:rStyle w:val="Marquedecommentaire"/>
        </w:rPr>
        <w:annotationRef/>
      </w:r>
      <w:r w:rsidRPr="00A16424">
        <w:rPr>
          <w:lang w:val="fr-FR"/>
        </w:rPr>
        <w:t>Surligne-le dans l’image, comme tu fais sur les autres images.</w:t>
      </w:r>
    </w:p>
  </w:comment>
  <w:comment w:id="725" w:author="KORZIN Stephane" w:date="2017-06-30T07:59:00Z" w:initials="KS">
    <w:p w14:paraId="00D2227B" w14:textId="1FFDC0C4" w:rsidR="007940AF" w:rsidRPr="00A16424" w:rsidRDefault="007940AF">
      <w:pPr>
        <w:pStyle w:val="Commentaire"/>
        <w:rPr>
          <w:lang w:val="fr-FR"/>
        </w:rPr>
      </w:pPr>
      <w:r>
        <w:rPr>
          <w:rStyle w:val="Marquedecommentaire"/>
        </w:rPr>
        <w:annotationRef/>
      </w:r>
      <w:r w:rsidRPr="00A16424">
        <w:rPr>
          <w:lang w:val="fr-FR"/>
        </w:rPr>
        <w:t xml:space="preserve">Dans le texte de la notice, tu appelles le fichier de configuration config.txt, alors que dans l’image ci-dessous on voit un fichier </w:t>
      </w:r>
      <w:proofErr w:type="spellStart"/>
      <w:r w:rsidRPr="00A16424">
        <w:rPr>
          <w:lang w:val="fr-FR"/>
        </w:rPr>
        <w:t>cfg</w:t>
      </w:r>
      <w:proofErr w:type="spellEnd"/>
      <w:r w:rsidRPr="00A16424">
        <w:rPr>
          <w:lang w:val="fr-FR"/>
        </w:rPr>
        <w:t xml:space="preserve">. </w:t>
      </w:r>
      <w:r>
        <w:rPr>
          <w:lang w:val="fr-FR"/>
        </w:rPr>
        <w:t>Choisis l’un ou l’autre, puis reste cohérent partout.</w:t>
      </w:r>
    </w:p>
  </w:comment>
  <w:comment w:id="758" w:author="KORZIN Stephane" w:date="2017-06-30T08:06:00Z" w:initials="KS">
    <w:p w14:paraId="64D8D4C6" w14:textId="26A9D593" w:rsidR="007940AF" w:rsidRPr="00A16424" w:rsidRDefault="007940AF">
      <w:pPr>
        <w:pStyle w:val="Commentaire"/>
        <w:rPr>
          <w:lang w:val="fr-FR"/>
        </w:rPr>
      </w:pPr>
      <w:r>
        <w:rPr>
          <w:rStyle w:val="Marquedecommentaire"/>
        </w:rPr>
        <w:annotationRef/>
      </w:r>
      <w:r w:rsidRPr="00A16424">
        <w:rPr>
          <w:lang w:val="fr-FR"/>
        </w:rPr>
        <w:t xml:space="preserve">Le “37” à côté de “OPTIMISATION TOPOLOGIE” est important. </w:t>
      </w:r>
      <w:r>
        <w:rPr>
          <w:lang w:val="fr-FR"/>
        </w:rPr>
        <w:t>Explique sa signification et rappelle la consigne de ne pas ajouter / enlever de ligne dans le fichier de configuration.</w:t>
      </w:r>
    </w:p>
  </w:comment>
  <w:comment w:id="759" w:author="KORZIN Stephane" w:date="2017-06-26T15:25:00Z" w:initials="KS">
    <w:p w14:paraId="38C0E867" w14:textId="77777777" w:rsidR="007940AF" w:rsidRDefault="007940AF" w:rsidP="00043043">
      <w:pPr>
        <w:pStyle w:val="Commentaire"/>
        <w:rPr>
          <w:lang w:val="fr-FR"/>
        </w:rPr>
      </w:pPr>
      <w:r>
        <w:rPr>
          <w:rStyle w:val="Marquedecommentaire"/>
        </w:rPr>
        <w:annotationRef/>
      </w:r>
      <w:r>
        <w:rPr>
          <w:lang w:val="fr-FR"/>
        </w:rPr>
        <w:t>Personnellement, je fixera</w:t>
      </w:r>
      <w:r w:rsidRPr="00845FDC">
        <w:rPr>
          <w:lang w:val="fr-FR"/>
        </w:rPr>
        <w:t xml:space="preserve">is </w:t>
      </w:r>
      <w:proofErr w:type="spellStart"/>
      <w:r w:rsidRPr="00845FDC">
        <w:rPr>
          <w:lang w:val="fr-FR"/>
        </w:rPr>
        <w:t>Nb_it_max_without_change</w:t>
      </w:r>
      <w:proofErr w:type="spellEnd"/>
      <w:r w:rsidRPr="00845FDC">
        <w:rPr>
          <w:lang w:val="fr-FR"/>
        </w:rPr>
        <w:t xml:space="preserve"> par défaut à une valeur pratique</w:t>
      </w:r>
      <w:r>
        <w:rPr>
          <w:lang w:val="fr-FR"/>
        </w:rPr>
        <w:t xml:space="preserve"> (ex : 10) et je recommanderais de ne pas y toucher.</w:t>
      </w:r>
    </w:p>
    <w:p w14:paraId="5BA084D1" w14:textId="77777777" w:rsidR="007940AF" w:rsidRDefault="007940AF" w:rsidP="00043043">
      <w:pPr>
        <w:pStyle w:val="Commentaire"/>
        <w:rPr>
          <w:lang w:val="fr-FR"/>
        </w:rPr>
      </w:pPr>
      <w:r>
        <w:rPr>
          <w:lang w:val="fr-FR"/>
        </w:rPr>
        <w:t>Et je proposerais un mode supplémentaire « optimiser routage et topologie » qui fixerais Nb-</w:t>
      </w:r>
      <w:proofErr w:type="spellStart"/>
      <w:r>
        <w:rPr>
          <w:lang w:val="fr-FR"/>
        </w:rPr>
        <w:t>it</w:t>
      </w:r>
      <w:proofErr w:type="spellEnd"/>
      <w:r>
        <w:rPr>
          <w:lang w:val="fr-FR"/>
        </w:rPr>
        <w:t>-</w:t>
      </w:r>
      <w:proofErr w:type="spellStart"/>
      <w:r>
        <w:rPr>
          <w:lang w:val="fr-FR"/>
        </w:rPr>
        <w:t>tabu</w:t>
      </w:r>
      <w:proofErr w:type="spellEnd"/>
      <w:r>
        <w:rPr>
          <w:lang w:val="fr-FR"/>
        </w:rPr>
        <w:t xml:space="preserve"> au max (ex : 200).</w:t>
      </w:r>
    </w:p>
    <w:p w14:paraId="3814381E" w14:textId="48A225A8" w:rsidR="007940AF" w:rsidRPr="00845FDC" w:rsidRDefault="007940AF" w:rsidP="00043043">
      <w:pPr>
        <w:pStyle w:val="Commentaire"/>
        <w:rPr>
          <w:lang w:val="fr-FR"/>
        </w:rPr>
      </w:pPr>
      <w:r>
        <w:rPr>
          <w:lang w:val="fr-FR"/>
        </w:rPr>
        <w:t>Ca éviterait de toucher au fichier config.</w:t>
      </w:r>
    </w:p>
  </w:comment>
  <w:comment w:id="786" w:author="KORZIN Stephane" w:date="2017-06-26T15:41:00Z" w:initials="KS">
    <w:p w14:paraId="7AB9A9D7" w14:textId="77777777" w:rsidR="007940AF" w:rsidRPr="00771BB0" w:rsidRDefault="007940AF" w:rsidP="00043043">
      <w:pPr>
        <w:pStyle w:val="Commentaire"/>
        <w:rPr>
          <w:lang w:val="fr-FR"/>
        </w:rPr>
      </w:pPr>
      <w:r>
        <w:rPr>
          <w:rStyle w:val="Marquedecommentaire"/>
        </w:rPr>
        <w:annotationRef/>
      </w:r>
      <w:r w:rsidRPr="00771BB0">
        <w:rPr>
          <w:lang w:val="fr-FR"/>
        </w:rPr>
        <w:t>Quelle valeur?</w:t>
      </w:r>
    </w:p>
    <w:p w14:paraId="3FB5A03B" w14:textId="77777777" w:rsidR="007940AF" w:rsidRPr="00771BB0" w:rsidRDefault="007940AF" w:rsidP="00043043">
      <w:pPr>
        <w:pStyle w:val="Commentaire"/>
        <w:rPr>
          <w:lang w:val="fr-FR"/>
        </w:rPr>
      </w:pPr>
      <w:r w:rsidRPr="00771BB0">
        <w:rPr>
          <w:lang w:val="fr-FR"/>
        </w:rPr>
        <w:t>Quid de la colonne “</w:t>
      </w:r>
      <w:proofErr w:type="spellStart"/>
      <w:r w:rsidRPr="00771BB0">
        <w:rPr>
          <w:lang w:val="fr-FR"/>
        </w:rPr>
        <w:t>Fix</w:t>
      </w:r>
      <w:proofErr w:type="spellEnd"/>
      <w:r w:rsidRPr="00771BB0">
        <w:rPr>
          <w:lang w:val="fr-FR"/>
        </w:rPr>
        <w:t xml:space="preserve"> Frame”?</w:t>
      </w:r>
    </w:p>
  </w:comment>
  <w:comment w:id="787" w:author="LECOFFRE Emilien" w:date="2017-06-27T16:11:00Z" w:initials="LE">
    <w:p w14:paraId="2299C7D9" w14:textId="5F8C1C31" w:rsidR="007940AF" w:rsidRPr="00827B10" w:rsidRDefault="007940AF">
      <w:pPr>
        <w:pStyle w:val="Commentaire"/>
        <w:rPr>
          <w:lang w:val="fr-FR"/>
        </w:rPr>
      </w:pPr>
      <w:r>
        <w:rPr>
          <w:rStyle w:val="Marquedecommentaire"/>
        </w:rPr>
        <w:annotationRef/>
      </w:r>
      <w:r w:rsidRPr="00827B10">
        <w:rPr>
          <w:lang w:val="fr-FR"/>
        </w:rPr>
        <w:t>OK</w:t>
      </w:r>
    </w:p>
  </w:comment>
  <w:comment w:id="801" w:author="KORZIN Stephane" w:date="2017-06-26T15:41:00Z" w:initials="KS">
    <w:p w14:paraId="1B1B62B8" w14:textId="77777777" w:rsidR="007940AF" w:rsidRPr="00771BB0" w:rsidRDefault="007940AF" w:rsidP="0052390B">
      <w:pPr>
        <w:pStyle w:val="Commentaire"/>
        <w:rPr>
          <w:lang w:val="fr-FR"/>
        </w:rPr>
      </w:pPr>
      <w:r>
        <w:rPr>
          <w:rStyle w:val="Marquedecommentaire"/>
        </w:rPr>
        <w:annotationRef/>
      </w:r>
      <w:r w:rsidRPr="00771BB0">
        <w:rPr>
          <w:lang w:val="fr-FR"/>
        </w:rPr>
        <w:t>Quelle valeur?</w:t>
      </w:r>
    </w:p>
    <w:p w14:paraId="04A6FA53" w14:textId="77777777" w:rsidR="007940AF" w:rsidRPr="00771BB0" w:rsidRDefault="007940AF" w:rsidP="0052390B">
      <w:pPr>
        <w:pStyle w:val="Commentaire"/>
        <w:rPr>
          <w:lang w:val="fr-FR"/>
        </w:rPr>
      </w:pPr>
      <w:r w:rsidRPr="00771BB0">
        <w:rPr>
          <w:lang w:val="fr-FR"/>
        </w:rPr>
        <w:t>Quid de la colonne “</w:t>
      </w:r>
      <w:proofErr w:type="spellStart"/>
      <w:r w:rsidRPr="00771BB0">
        <w:rPr>
          <w:lang w:val="fr-FR"/>
        </w:rPr>
        <w:t>Fix</w:t>
      </w:r>
      <w:proofErr w:type="spellEnd"/>
      <w:r w:rsidRPr="00771BB0">
        <w:rPr>
          <w:lang w:val="fr-FR"/>
        </w:rPr>
        <w:t xml:space="preserve"> Frame”?</w:t>
      </w:r>
    </w:p>
  </w:comment>
  <w:comment w:id="802" w:author="LECOFFRE Emilien" w:date="2017-06-27T16:11:00Z" w:initials="LE">
    <w:p w14:paraId="14DDEE96" w14:textId="77777777" w:rsidR="007940AF" w:rsidRPr="00827B10" w:rsidRDefault="007940AF" w:rsidP="0052390B">
      <w:pPr>
        <w:pStyle w:val="Commentaire"/>
        <w:rPr>
          <w:lang w:val="fr-FR"/>
        </w:rPr>
      </w:pPr>
      <w:r>
        <w:rPr>
          <w:rStyle w:val="Marquedecommentaire"/>
        </w:rPr>
        <w:annotationRef/>
      </w:r>
      <w:r w:rsidRPr="00827B10">
        <w:rPr>
          <w:lang w:val="fr-FR"/>
        </w:rPr>
        <w:t>OK</w:t>
      </w:r>
    </w:p>
  </w:comment>
  <w:comment w:id="826" w:author="KORZIN Stephane" w:date="2017-06-26T15:47:00Z" w:initials="KS">
    <w:p w14:paraId="35D0CC7A" w14:textId="77777777" w:rsidR="007940AF" w:rsidRPr="0037269D" w:rsidRDefault="007940AF" w:rsidP="00043043">
      <w:pPr>
        <w:pStyle w:val="Commentaire"/>
        <w:rPr>
          <w:lang w:val="fr-FR"/>
        </w:rPr>
      </w:pPr>
      <w:r>
        <w:rPr>
          <w:rStyle w:val="Marquedecommentaire"/>
        </w:rPr>
        <w:annotationRef/>
      </w:r>
      <w:r w:rsidRPr="0037269D">
        <w:rPr>
          <w:lang w:val="fr-FR"/>
        </w:rPr>
        <w:t>En fin de tableau?</w:t>
      </w:r>
    </w:p>
  </w:comment>
  <w:comment w:id="827" w:author="LECOFFRE Emilien" w:date="2017-06-27T15:48:00Z" w:initials="LE">
    <w:p w14:paraId="774F9522" w14:textId="378E0BAB" w:rsidR="007940AF" w:rsidRPr="00827B10" w:rsidRDefault="007940AF">
      <w:pPr>
        <w:pStyle w:val="Commentaire"/>
        <w:rPr>
          <w:lang w:val="fr-FR"/>
        </w:rPr>
      </w:pPr>
      <w:r>
        <w:rPr>
          <w:rStyle w:val="Marquedecommentaire"/>
        </w:rPr>
        <w:annotationRef/>
      </w:r>
      <w:r w:rsidRPr="00827B10">
        <w:rPr>
          <w:lang w:val="fr-FR"/>
        </w:rPr>
        <w:t>OK</w:t>
      </w:r>
    </w:p>
  </w:comment>
  <w:comment w:id="850" w:author="KORZIN Stephane" w:date="2017-06-30T09:21:00Z" w:initials="KS">
    <w:p w14:paraId="1464DEA8" w14:textId="3AC09028" w:rsidR="007940AF" w:rsidRPr="0046266D" w:rsidRDefault="007940AF">
      <w:pPr>
        <w:pStyle w:val="Commentaire"/>
        <w:rPr>
          <w:lang w:val="fr-FR"/>
        </w:rPr>
      </w:pPr>
      <w:r>
        <w:rPr>
          <w:rStyle w:val="Marquedecommentaire"/>
        </w:rPr>
        <w:annotationRef/>
      </w:r>
      <w:r w:rsidRPr="0046266D">
        <w:rPr>
          <w:lang w:val="fr-FR"/>
        </w:rPr>
        <w:t>Il faudrait éviter à l’utilisateur de chercher</w:t>
      </w:r>
      <w:r>
        <w:rPr>
          <w:lang w:val="fr-FR"/>
        </w:rPr>
        <w:t xml:space="preserve"> </w:t>
      </w:r>
      <w:r w:rsidRPr="0046266D">
        <w:rPr>
          <w:lang w:val="fr-FR"/>
        </w:rPr>
        <w:t>comment calculer la charge.</w:t>
      </w:r>
      <w:r>
        <w:rPr>
          <w:lang w:val="fr-FR"/>
        </w:rPr>
        <w:t xml:space="preserve"> Peut-être lui donner les formules en fin de notice ? Ou automatiser ça dans un formulaire ?</w:t>
      </w:r>
    </w:p>
  </w:comment>
  <w:comment w:id="911" w:author="KORZIN Stephane" w:date="2017-06-26T15:41:00Z" w:initials="KS">
    <w:p w14:paraId="05192579" w14:textId="77777777" w:rsidR="007940AF" w:rsidRPr="00771BB0" w:rsidRDefault="007940AF" w:rsidP="009E4939">
      <w:pPr>
        <w:pStyle w:val="Commentaire"/>
        <w:rPr>
          <w:lang w:val="fr-FR"/>
        </w:rPr>
      </w:pPr>
      <w:r>
        <w:rPr>
          <w:rStyle w:val="Marquedecommentaire"/>
        </w:rPr>
        <w:annotationRef/>
      </w:r>
      <w:r w:rsidRPr="00771BB0">
        <w:rPr>
          <w:lang w:val="fr-FR"/>
        </w:rPr>
        <w:t>Quelle valeur?</w:t>
      </w:r>
    </w:p>
    <w:p w14:paraId="30BF35F3" w14:textId="77777777" w:rsidR="007940AF" w:rsidRPr="00771BB0" w:rsidRDefault="007940AF" w:rsidP="009E4939">
      <w:pPr>
        <w:pStyle w:val="Commentaire"/>
        <w:rPr>
          <w:lang w:val="fr-FR"/>
        </w:rPr>
      </w:pPr>
      <w:r w:rsidRPr="00771BB0">
        <w:rPr>
          <w:lang w:val="fr-FR"/>
        </w:rPr>
        <w:t>Quid de la colonne “</w:t>
      </w:r>
      <w:proofErr w:type="spellStart"/>
      <w:r w:rsidRPr="00771BB0">
        <w:rPr>
          <w:lang w:val="fr-FR"/>
        </w:rPr>
        <w:t>Fix</w:t>
      </w:r>
      <w:proofErr w:type="spellEnd"/>
      <w:r w:rsidRPr="00771BB0">
        <w:rPr>
          <w:lang w:val="fr-FR"/>
        </w:rPr>
        <w:t xml:space="preserve"> Frame”?</w:t>
      </w:r>
    </w:p>
  </w:comment>
  <w:comment w:id="912" w:author="LECOFFRE Emilien" w:date="2017-06-27T16:11:00Z" w:initials="LE">
    <w:p w14:paraId="32857E73" w14:textId="77777777" w:rsidR="007940AF" w:rsidRPr="00827B10" w:rsidRDefault="007940AF" w:rsidP="009E4939">
      <w:pPr>
        <w:pStyle w:val="Commentaire"/>
        <w:rPr>
          <w:lang w:val="fr-FR"/>
        </w:rPr>
      </w:pPr>
      <w:r>
        <w:rPr>
          <w:rStyle w:val="Marquedecommentaire"/>
        </w:rPr>
        <w:annotationRef/>
      </w:r>
      <w:r w:rsidRPr="00827B10">
        <w:rPr>
          <w:lang w:val="fr-FR"/>
        </w:rPr>
        <w:t>OK</w:t>
      </w:r>
    </w:p>
  </w:comment>
  <w:comment w:id="929" w:author="KORZIN Stephane" w:date="2017-06-27T07:27:00Z" w:initials="KS">
    <w:p w14:paraId="26414461" w14:textId="77777777" w:rsidR="007940AF" w:rsidRPr="005E7003" w:rsidRDefault="007940AF" w:rsidP="00043043">
      <w:pPr>
        <w:pStyle w:val="Commentaire"/>
        <w:rPr>
          <w:lang w:val="fr-FR"/>
        </w:rPr>
      </w:pPr>
      <w:r>
        <w:rPr>
          <w:rStyle w:val="Marquedecommentaire"/>
        </w:rPr>
        <w:annotationRef/>
      </w:r>
      <w:r w:rsidRPr="005E7003">
        <w:rPr>
          <w:lang w:val="fr-FR"/>
        </w:rPr>
        <w:t>Un exemple de topologie générée serait le bienvenu.</w:t>
      </w:r>
    </w:p>
  </w:comment>
  <w:comment w:id="930" w:author="LECOFFRE Emilien" w:date="2017-06-27T16:00:00Z" w:initials="LE">
    <w:p w14:paraId="7F68707B" w14:textId="51C091AE" w:rsidR="007940AF" w:rsidRDefault="007940AF">
      <w:pPr>
        <w:pStyle w:val="Commentaire"/>
      </w:pPr>
      <w:r>
        <w:rPr>
          <w:rStyle w:val="Marquedecommentaire"/>
        </w:rPr>
        <w:annotationRef/>
      </w:r>
      <w:r>
        <w:t>OK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5A3811" w15:done="0"/>
  <w15:commentEx w15:paraId="66610A0B" w15:paraIdParent="395A3811" w15:done="0"/>
  <w15:commentEx w15:paraId="5525BC11" w15:done="0"/>
  <w15:commentEx w15:paraId="48897124" w15:paraIdParent="5525BC11" w15:done="0"/>
  <w15:commentEx w15:paraId="23ACB47D" w15:done="0"/>
  <w15:commentEx w15:paraId="1CBF396F" w15:paraIdParent="23ACB47D" w15:done="0"/>
  <w15:commentEx w15:paraId="3394F0DC" w15:done="0"/>
  <w15:commentEx w15:paraId="2B4A6F89" w15:paraIdParent="3394F0DC" w15:done="0"/>
  <w15:commentEx w15:paraId="73E8EC67" w15:done="0"/>
  <w15:commentEx w15:paraId="3DDC10CE" w15:paraIdParent="73E8EC67" w15:done="0"/>
  <w15:commentEx w15:paraId="2F3C384E" w15:done="0"/>
  <w15:commentEx w15:paraId="3448D237" w15:paraIdParent="2F3C384E" w15:done="0"/>
  <w15:commentEx w15:paraId="49C22C5F" w15:done="0"/>
  <w15:commentEx w15:paraId="282F1CFA" w15:paraIdParent="49C22C5F" w15:done="0"/>
  <w15:commentEx w15:paraId="392D0337" w15:done="0"/>
  <w15:commentEx w15:paraId="6456F043" w15:paraIdParent="392D0337" w15:done="0"/>
  <w15:commentEx w15:paraId="0EE1327F" w15:done="0"/>
  <w15:commentEx w15:paraId="7DB7D897" w15:paraIdParent="0EE1327F" w15:done="0"/>
  <w15:commentEx w15:paraId="5765ACBE" w15:done="0"/>
  <w15:commentEx w15:paraId="27F704F0" w15:done="0"/>
  <w15:commentEx w15:paraId="21AE9B07" w15:done="0"/>
  <w15:commentEx w15:paraId="584A1341" w15:done="0"/>
  <w15:commentEx w15:paraId="7DEA7C99" w15:paraIdParent="584A1341" w15:done="0"/>
  <w15:commentEx w15:paraId="4CF53D83" w15:paraIdParent="584A1341" w15:done="0"/>
  <w15:commentEx w15:paraId="7FC6ED73" w15:done="0"/>
  <w15:commentEx w15:paraId="558CFD8A" w15:paraIdParent="7FC6ED73" w15:done="0"/>
  <w15:commentEx w15:paraId="75928CE1" w15:paraIdParent="7FC6ED73" w15:done="0"/>
  <w15:commentEx w15:paraId="7E59A547" w15:done="0"/>
  <w15:commentEx w15:paraId="0C112135" w15:done="0"/>
  <w15:commentEx w15:paraId="00D2227B" w15:done="0"/>
  <w15:commentEx w15:paraId="64D8D4C6" w15:done="0"/>
  <w15:commentEx w15:paraId="3814381E" w15:done="0"/>
  <w15:commentEx w15:paraId="3FB5A03B" w15:done="0"/>
  <w15:commentEx w15:paraId="2299C7D9" w15:paraIdParent="3FB5A03B" w15:done="0"/>
  <w15:commentEx w15:paraId="04A6FA53" w15:done="0"/>
  <w15:commentEx w15:paraId="14DDEE96" w15:paraIdParent="04A6FA53" w15:done="0"/>
  <w15:commentEx w15:paraId="35D0CC7A" w15:done="0"/>
  <w15:commentEx w15:paraId="774F9522" w15:paraIdParent="35D0CC7A" w15:done="0"/>
  <w15:commentEx w15:paraId="1464DEA8" w15:done="0"/>
  <w15:commentEx w15:paraId="30BF35F3" w15:done="0"/>
  <w15:commentEx w15:paraId="32857E73" w15:paraIdParent="30BF35F3" w15:done="0"/>
  <w15:commentEx w15:paraId="26414461" w15:done="0"/>
  <w15:commentEx w15:paraId="7F68707B" w15:paraIdParent="2641446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35B5C0" w14:textId="77777777" w:rsidR="00CA6382" w:rsidRDefault="00CA6382">
      <w:r>
        <w:separator/>
      </w:r>
    </w:p>
  </w:endnote>
  <w:endnote w:type="continuationSeparator" w:id="0">
    <w:p w14:paraId="2D440E13" w14:textId="77777777" w:rsidR="00CA6382" w:rsidRDefault="00CA6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vantGarde-Demi">
    <w:altName w:val="B Avant Garde Demi"/>
    <w:panose1 w:val="00000000000000000000"/>
    <w:charset w:val="4D"/>
    <w:family w:val="auto"/>
    <w:notTrueType/>
    <w:pitch w:val="default"/>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BEF15" w14:textId="23E4FB7D" w:rsidR="007940AF" w:rsidRDefault="00CA6382" w:rsidP="000333FA">
    <w:pPr>
      <w:pStyle w:val="Pieddepage"/>
      <w:tabs>
        <w:tab w:val="clear" w:pos="4536"/>
        <w:tab w:val="clear" w:pos="9072"/>
        <w:tab w:val="left" w:pos="2120"/>
      </w:tabs>
    </w:pPr>
    <w:sdt>
      <w:sdtPr>
        <w:id w:val="-1705238520"/>
        <w:docPartObj>
          <w:docPartGallery w:val="Page Numbers (Top of Page)"/>
          <w:docPartUnique/>
        </w:docPartObj>
      </w:sdtPr>
      <w:sdtEndPr/>
      <w:sdtContent>
        <w:r w:rsidR="007940AF">
          <w:t xml:space="preserve">Page </w:t>
        </w:r>
        <w:r w:rsidR="007940AF">
          <w:rPr>
            <w:b/>
            <w:bCs/>
            <w:sz w:val="24"/>
            <w:szCs w:val="24"/>
          </w:rPr>
          <w:fldChar w:fldCharType="begin"/>
        </w:r>
        <w:r w:rsidR="007940AF">
          <w:rPr>
            <w:b/>
            <w:bCs/>
          </w:rPr>
          <w:instrText xml:space="preserve"> PAGE </w:instrText>
        </w:r>
        <w:r w:rsidR="007940AF">
          <w:rPr>
            <w:b/>
            <w:bCs/>
            <w:sz w:val="24"/>
            <w:szCs w:val="24"/>
          </w:rPr>
          <w:fldChar w:fldCharType="separate"/>
        </w:r>
        <w:r w:rsidR="00A615C8">
          <w:rPr>
            <w:b/>
            <w:bCs/>
            <w:noProof/>
          </w:rPr>
          <w:t>28</w:t>
        </w:r>
        <w:r w:rsidR="007940AF">
          <w:rPr>
            <w:b/>
            <w:bCs/>
            <w:sz w:val="24"/>
            <w:szCs w:val="24"/>
          </w:rPr>
          <w:fldChar w:fldCharType="end"/>
        </w:r>
        <w:r w:rsidR="007940AF">
          <w:t xml:space="preserve"> of </w:t>
        </w:r>
        <w:r w:rsidR="007940AF">
          <w:rPr>
            <w:b/>
            <w:bCs/>
            <w:sz w:val="24"/>
            <w:szCs w:val="24"/>
          </w:rPr>
          <w:fldChar w:fldCharType="begin"/>
        </w:r>
        <w:r w:rsidR="007940AF">
          <w:rPr>
            <w:b/>
            <w:bCs/>
          </w:rPr>
          <w:instrText xml:space="preserve"> NUMPAGES  </w:instrText>
        </w:r>
        <w:r w:rsidR="007940AF">
          <w:rPr>
            <w:b/>
            <w:bCs/>
            <w:sz w:val="24"/>
            <w:szCs w:val="24"/>
          </w:rPr>
          <w:fldChar w:fldCharType="separate"/>
        </w:r>
        <w:r w:rsidR="00A615C8">
          <w:rPr>
            <w:b/>
            <w:bCs/>
            <w:noProof/>
          </w:rPr>
          <w:t>29</w:t>
        </w:r>
        <w:r w:rsidR="007940AF">
          <w:rPr>
            <w:b/>
            <w:bCs/>
            <w:sz w:val="24"/>
            <w:szCs w:val="24"/>
          </w:rPr>
          <w:fldChar w:fldCharType="end"/>
        </w:r>
      </w:sdtContent>
    </w:sdt>
    <w:r w:rsidR="007940AF">
      <w:rPr>
        <w:noProof/>
      </w:rPr>
      <w:drawing>
        <wp:anchor distT="0" distB="0" distL="114300" distR="114300" simplePos="0" relativeHeight="251670528" behindDoc="0" locked="0" layoutInCell="1" allowOverlap="1" wp14:anchorId="021BC2BD" wp14:editId="7E0A793D">
          <wp:simplePos x="0" y="0"/>
          <wp:positionH relativeFrom="page">
            <wp:posOffset>6102985</wp:posOffset>
          </wp:positionH>
          <wp:positionV relativeFrom="page">
            <wp:posOffset>10131425</wp:posOffset>
          </wp:positionV>
          <wp:extent cx="1087120" cy="2006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onfidential.wm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87120" cy="200660"/>
                  </a:xfrm>
                  <a:prstGeom prst="rect">
                    <a:avLst/>
                  </a:prstGeom>
                  <a:noFill/>
                  <a:ln w="9525">
                    <a:noFill/>
                    <a:miter lim="800000"/>
                    <a:headEnd/>
                    <a:tailEnd/>
                  </a:ln>
                </pic:spPr>
              </pic:pic>
            </a:graphicData>
          </a:graphic>
          <wp14:sizeRelV relativeFrom="margin">
            <wp14:pctHeight>0</wp14:pctHeight>
          </wp14:sizeRelV>
        </wp:anchor>
      </w:drawing>
    </w:r>
    <w:r w:rsidR="007940AF">
      <w:rPr>
        <w:noProof/>
      </w:rPr>
      <mc:AlternateContent>
        <mc:Choice Requires="wps">
          <w:drawing>
            <wp:anchor distT="0" distB="0" distL="114300" distR="114300" simplePos="0" relativeHeight="251671552" behindDoc="0" locked="0" layoutInCell="1" allowOverlap="1" wp14:anchorId="72DA1C49" wp14:editId="347C087E">
              <wp:simplePos x="0" y="0"/>
              <wp:positionH relativeFrom="page">
                <wp:posOffset>6674485</wp:posOffset>
              </wp:positionH>
              <wp:positionV relativeFrom="page">
                <wp:posOffset>10092055</wp:posOffset>
              </wp:positionV>
              <wp:extent cx="107950" cy="107950"/>
              <wp:effectExtent l="0" t="0" r="12065" b="10795"/>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 cy="107950"/>
                      </a:xfrm>
                      <a:prstGeom prst="rect">
                        <a:avLst/>
                      </a:prstGeom>
                      <a:noFill/>
                      <a:ln w="6350">
                        <a:solidFill>
                          <a:schemeClr val="tx1">
                            <a:lumMod val="100000"/>
                            <a:lumOff val="0"/>
                          </a:schemeClr>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1586198C" w14:textId="77777777" w:rsidR="007940AF" w:rsidRPr="00EB517D" w:rsidRDefault="007940AF" w:rsidP="00304CA6">
                          <w:pPr>
                            <w:jc w:val="center"/>
                            <w:rPr>
                              <w:rFonts w:ascii="Arial" w:hAnsi="Arial"/>
                              <w:color w:val="000000" w:themeColor="text1"/>
                              <w:sz w:val="12"/>
                            </w:rPr>
                          </w:pPr>
                        </w:p>
                      </w:txbxContent>
                    </wps:txbx>
                    <wps:bodyPr rot="0" vert="horz" wrap="square" lIns="7200" tIns="72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DA1C49" id="_x0000_t202" coordsize="21600,21600" o:spt="202" path="m,l,21600r21600,l21600,xe">
              <v:stroke joinstyle="miter"/>
              <v:path gradientshapeok="t" o:connecttype="rect"/>
            </v:shapetype>
            <v:shape id="Text Box 6" o:spid="_x0000_s1046" type="#_x0000_t202" style="position:absolute;margin-left:525.55pt;margin-top:794.65pt;width:8.5pt;height:8.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" filled="f" strokecolor="black [3213]" strokeweight=".5pt">
              <v:textbox inset=".2mm,.2mm,0,0">
                <w:txbxContent>
                  <w:p w14:paraId="1586198C" w14:textId="77777777" w:rsidR="005A5E0E" w:rsidRPr="00EB517D" w:rsidRDefault="005A5E0E" w:rsidP="00304CA6">
                    <w:pPr>
                      <w:jc w:val="center"/>
                      <w:rPr>
                        <w:rFonts w:ascii="Arial" w:hAnsi="Arial"/>
                        <w:color w:val="000000" w:themeColor="text1"/>
                        <w:sz w:val="12"/>
                      </w:rPr>
                    </w:pPr>
                  </w:p>
                </w:txbxContent>
              </v:textbox>
              <w10:wrap anchorx="page" anchory="page"/>
            </v:shape>
          </w:pict>
        </mc:Fallback>
      </mc:AlternateContent>
    </w:r>
    <w:r w:rsidR="007940AF">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726F3" w14:textId="77777777" w:rsidR="007940AF" w:rsidRDefault="007940AF">
    <w:r w:rsidRPr="00CB0652">
      <w:rPr>
        <w:noProof/>
      </w:rPr>
      <w:drawing>
        <wp:anchor distT="0" distB="0" distL="114300" distR="114300" simplePos="0" relativeHeight="251666432" behindDoc="0" locked="0" layoutInCell="1" allowOverlap="1" wp14:anchorId="155E99E0" wp14:editId="6941E084">
          <wp:simplePos x="0" y="0"/>
          <wp:positionH relativeFrom="page">
            <wp:posOffset>5508625</wp:posOffset>
          </wp:positionH>
          <wp:positionV relativeFrom="page">
            <wp:posOffset>10135235</wp:posOffset>
          </wp:positionV>
          <wp:extent cx="1746885" cy="254000"/>
          <wp:effectExtent l="25400" t="0" r="5715" b="0"/>
          <wp:wrapNone/>
          <wp:docPr id="6" name="Image 6" descr="Logotype rapport 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 rapport stage.jpg"/>
                  <pic:cNvPicPr/>
                </pic:nvPicPr>
                <pic:blipFill>
                  <a:blip r:embed="rId1">
                    <a:alphaModFix/>
                  </a:blip>
                  <a:stretch>
                    <a:fillRect/>
                  </a:stretch>
                </pic:blipFill>
                <pic:spPr>
                  <a:xfrm>
                    <a:off x="0" y="0"/>
                    <a:ext cx="1746885" cy="254000"/>
                  </a:xfrm>
                  <a:prstGeom prst="rect">
                    <a:avLst/>
                  </a:prstGeom>
                </pic:spPr>
              </pic:pic>
            </a:graphicData>
          </a:graphic>
        </wp:anchor>
      </w:drawing>
    </w:r>
    <w:r>
      <w:rPr>
        <w:noProof/>
      </w:rPr>
      <mc:AlternateContent>
        <mc:Choice Requires="wps">
          <w:drawing>
            <wp:anchor distT="0" distB="0" distL="114300" distR="114300" simplePos="0" relativeHeight="251659264" behindDoc="1" locked="0" layoutInCell="1" allowOverlap="1" wp14:anchorId="1F4F265C" wp14:editId="3A7F5B4F">
              <wp:simplePos x="0" y="0"/>
              <wp:positionH relativeFrom="page">
                <wp:posOffset>486410</wp:posOffset>
              </wp:positionH>
              <wp:positionV relativeFrom="page">
                <wp:posOffset>7513955</wp:posOffset>
              </wp:positionV>
              <wp:extent cx="6713855" cy="2385060"/>
              <wp:effectExtent l="3810" t="0" r="635"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3855" cy="2385060"/>
                      </a:xfrm>
                      <a:prstGeom prst="rect">
                        <a:avLst/>
                      </a:prstGeom>
                      <a:solidFill>
                        <a:srgbClr val="888B8D"/>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0000FF"/>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1D5F8" id="Rectangle 1" o:spid="_x0000_s1026" style="position:absolute;margin-left:38.3pt;margin-top:591.65pt;width:528.65pt;height:187.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" fillcolor="#888b8d" stroked="f">
              <v:textbox inset=",7.2pt,,7.2pt"/>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8A80C" w14:textId="77777777" w:rsidR="00CA6382" w:rsidRDefault="00CA6382">
      <w:r>
        <w:separator/>
      </w:r>
    </w:p>
  </w:footnote>
  <w:footnote w:type="continuationSeparator" w:id="0">
    <w:p w14:paraId="76CCC515" w14:textId="77777777" w:rsidR="00CA6382" w:rsidRDefault="00CA63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AFF0D" w14:textId="77777777" w:rsidR="007940AF" w:rsidRDefault="007940AF">
    <w:r>
      <w:rPr>
        <w:noProof/>
      </w:rPr>
      <w:drawing>
        <wp:anchor distT="0" distB="0" distL="114300" distR="114300" simplePos="0" relativeHeight="251668480" behindDoc="0" locked="0" layoutInCell="1" allowOverlap="1" wp14:anchorId="10271516" wp14:editId="46609408">
          <wp:simplePos x="0" y="0"/>
          <wp:positionH relativeFrom="page">
            <wp:posOffset>414020</wp:posOffset>
          </wp:positionH>
          <wp:positionV relativeFrom="page">
            <wp:posOffset>320675</wp:posOffset>
          </wp:positionV>
          <wp:extent cx="1746885" cy="254000"/>
          <wp:effectExtent l="25400" t="0" r="5715" b="0"/>
          <wp:wrapNone/>
          <wp:docPr id="12" name="Image 12" descr="Logotype rapport 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 rapport stage.jpg"/>
                  <pic:cNvPicPr/>
                </pic:nvPicPr>
                <pic:blipFill>
                  <a:blip r:embed="rId1">
                    <a:alphaModFix/>
                  </a:blip>
                  <a:stretch>
                    <a:fillRect/>
                  </a:stretch>
                </pic:blipFill>
                <pic:spPr>
                  <a:xfrm>
                    <a:off x="0" y="0"/>
                    <a:ext cx="1746885" cy="2540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48770" w14:textId="77777777" w:rsidR="007940AF" w:rsidRDefault="007940AF" w:rsidP="00043043">
    <w:pPr>
      <w:pStyle w:val="En-tte"/>
      <w:pBdr>
        <w:bottom w:val="single" w:sz="6" w:space="1" w:color="auto"/>
      </w:pBdr>
      <w:jc w:val="center"/>
    </w:pPr>
    <w:r w:rsidRPr="0096438C">
      <w:t xml:space="preserve">Notice </w:t>
    </w:r>
    <w:proofErr w:type="spellStart"/>
    <w:r w:rsidRPr="0096438C">
      <w:t>d’utilisation</w:t>
    </w:r>
    <w:proofErr w:type="spellEnd"/>
    <w:r w:rsidRPr="0096438C">
      <w:t xml:space="preserve"> de </w:t>
    </w:r>
    <w:proofErr w:type="spellStart"/>
    <w:r w:rsidRPr="0096438C">
      <w:t>l’outil</w:t>
    </w:r>
    <w:proofErr w:type="spellEnd"/>
    <w:r w:rsidRPr="0096438C">
      <w:t xml:space="preserve"> </w:t>
    </w:r>
    <w:proofErr w:type="spellStart"/>
    <w:r w:rsidRPr="0096438C">
      <w:t>d’optimisation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50B1"/>
    <w:multiLevelType w:val="hybridMultilevel"/>
    <w:tmpl w:val="F8CC5C6C"/>
    <w:lvl w:ilvl="0" w:tplc="AB94FBDE">
      <w:start w:val="7"/>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21EBE"/>
    <w:multiLevelType w:val="hybridMultilevel"/>
    <w:tmpl w:val="644E9636"/>
    <w:lvl w:ilvl="0" w:tplc="5D8631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EF04CD"/>
    <w:multiLevelType w:val="hybridMultilevel"/>
    <w:tmpl w:val="D6A281B8"/>
    <w:lvl w:ilvl="0" w:tplc="2EDE5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552304"/>
    <w:multiLevelType w:val="hybridMultilevel"/>
    <w:tmpl w:val="8B2E03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495F45"/>
    <w:multiLevelType w:val="hybridMultilevel"/>
    <w:tmpl w:val="C360B9AC"/>
    <w:lvl w:ilvl="0" w:tplc="575281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763BCD"/>
    <w:multiLevelType w:val="hybridMultilevel"/>
    <w:tmpl w:val="4308F7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024D8"/>
    <w:multiLevelType w:val="hybridMultilevel"/>
    <w:tmpl w:val="4308F7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AB374B"/>
    <w:multiLevelType w:val="hybridMultilevel"/>
    <w:tmpl w:val="0E1EE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F13BA"/>
    <w:multiLevelType w:val="hybridMultilevel"/>
    <w:tmpl w:val="CAF493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6B19D6"/>
    <w:multiLevelType w:val="hybridMultilevel"/>
    <w:tmpl w:val="C97881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8D29D0"/>
    <w:multiLevelType w:val="hybridMultilevel"/>
    <w:tmpl w:val="0DE6A38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1A67D2"/>
    <w:multiLevelType w:val="hybridMultilevel"/>
    <w:tmpl w:val="F356AC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2A1B67"/>
    <w:multiLevelType w:val="hybridMultilevel"/>
    <w:tmpl w:val="C2C494CA"/>
    <w:lvl w:ilvl="0" w:tplc="2826C2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DF3061"/>
    <w:multiLevelType w:val="hybridMultilevel"/>
    <w:tmpl w:val="98020388"/>
    <w:lvl w:ilvl="0" w:tplc="5312469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957A3E"/>
    <w:multiLevelType w:val="hybridMultilevel"/>
    <w:tmpl w:val="85A6B68A"/>
    <w:lvl w:ilvl="0" w:tplc="38904C9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744FC0"/>
    <w:multiLevelType w:val="hybridMultilevel"/>
    <w:tmpl w:val="0EE25B88"/>
    <w:lvl w:ilvl="0" w:tplc="3274DB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7374E6"/>
    <w:multiLevelType w:val="hybridMultilevel"/>
    <w:tmpl w:val="65C016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BA7ED4"/>
    <w:multiLevelType w:val="hybridMultilevel"/>
    <w:tmpl w:val="F524316A"/>
    <w:lvl w:ilvl="0" w:tplc="608EAA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7"/>
  </w:num>
  <w:num w:numId="4">
    <w:abstractNumId w:val="9"/>
  </w:num>
  <w:num w:numId="5">
    <w:abstractNumId w:val="2"/>
  </w:num>
  <w:num w:numId="6">
    <w:abstractNumId w:val="5"/>
  </w:num>
  <w:num w:numId="7">
    <w:abstractNumId w:val="16"/>
  </w:num>
  <w:num w:numId="8">
    <w:abstractNumId w:val="12"/>
  </w:num>
  <w:num w:numId="9">
    <w:abstractNumId w:val="8"/>
  </w:num>
  <w:num w:numId="10">
    <w:abstractNumId w:val="11"/>
  </w:num>
  <w:num w:numId="11">
    <w:abstractNumId w:val="10"/>
  </w:num>
  <w:num w:numId="12">
    <w:abstractNumId w:val="13"/>
  </w:num>
  <w:num w:numId="13">
    <w:abstractNumId w:val="15"/>
  </w:num>
  <w:num w:numId="14">
    <w:abstractNumId w:val="4"/>
  </w:num>
  <w:num w:numId="15">
    <w:abstractNumId w:val="14"/>
  </w:num>
  <w:num w:numId="16">
    <w:abstractNumId w:val="1"/>
  </w:num>
  <w:num w:numId="17">
    <w:abstractNumId w:val="6"/>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FFRE Emilien">
    <w15:presenceInfo w15:providerId="AD" w15:userId="S-1-5-21-1608400361-1401040151-28319967-2402269"/>
  </w15:person>
  <w15:person w15:author="KORZIN Stephane">
    <w15:presenceInfo w15:providerId="AD" w15:userId="S-1-5-21-1608400361-1401040151-28319967-17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embedSystemFonts/>
  <w:activeWritingStyle w:appName="MSWord" w:lang="pt-BR" w:vendorID="64" w:dllVersion="131078" w:nlCheck="1" w:checkStyle="0"/>
  <w:activeWritingStyle w:appName="MSWord" w:lang="fr-FR" w:vendorID="64" w:dllVersion="131078" w:nlCheck="1" w:checkStyle="1"/>
  <w:activeWritingStyle w:appName="MSWord" w:lang="en-US" w:vendorID="64" w:dllVersion="131078" w:nlCheck="1" w:checkStyle="1"/>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o:colormru v:ext="edit" colors="#fac81a,#888b8d,#53565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043"/>
    <w:rsid w:val="000333FA"/>
    <w:rsid w:val="00043043"/>
    <w:rsid w:val="00090754"/>
    <w:rsid w:val="00090881"/>
    <w:rsid w:val="000E2BE8"/>
    <w:rsid w:val="001639FD"/>
    <w:rsid w:val="001A2F8C"/>
    <w:rsid w:val="001B189F"/>
    <w:rsid w:val="001F606F"/>
    <w:rsid w:val="00216ED5"/>
    <w:rsid w:val="00261429"/>
    <w:rsid w:val="002C0063"/>
    <w:rsid w:val="00304CA6"/>
    <w:rsid w:val="003332A0"/>
    <w:rsid w:val="003750F7"/>
    <w:rsid w:val="00377501"/>
    <w:rsid w:val="00384F12"/>
    <w:rsid w:val="0046266D"/>
    <w:rsid w:val="0047359D"/>
    <w:rsid w:val="004862B8"/>
    <w:rsid w:val="004A2E61"/>
    <w:rsid w:val="0050652A"/>
    <w:rsid w:val="0052390B"/>
    <w:rsid w:val="005329D7"/>
    <w:rsid w:val="00537653"/>
    <w:rsid w:val="005A5E0E"/>
    <w:rsid w:val="005F7415"/>
    <w:rsid w:val="00616368"/>
    <w:rsid w:val="0063554E"/>
    <w:rsid w:val="006504BA"/>
    <w:rsid w:val="006B076E"/>
    <w:rsid w:val="006B56E6"/>
    <w:rsid w:val="006C4AF8"/>
    <w:rsid w:val="00722A64"/>
    <w:rsid w:val="007940AF"/>
    <w:rsid w:val="007D12CB"/>
    <w:rsid w:val="008025E9"/>
    <w:rsid w:val="0081628E"/>
    <w:rsid w:val="00827B10"/>
    <w:rsid w:val="00837604"/>
    <w:rsid w:val="008538FC"/>
    <w:rsid w:val="008B3A0F"/>
    <w:rsid w:val="008B76E0"/>
    <w:rsid w:val="008E1F65"/>
    <w:rsid w:val="009256C6"/>
    <w:rsid w:val="00977AB3"/>
    <w:rsid w:val="009E4939"/>
    <w:rsid w:val="00A16424"/>
    <w:rsid w:val="00A17807"/>
    <w:rsid w:val="00A615C8"/>
    <w:rsid w:val="00AC54E3"/>
    <w:rsid w:val="00AD79E7"/>
    <w:rsid w:val="00AF0E47"/>
    <w:rsid w:val="00B210AC"/>
    <w:rsid w:val="00B261DA"/>
    <w:rsid w:val="00B435B3"/>
    <w:rsid w:val="00BD230F"/>
    <w:rsid w:val="00C55BE6"/>
    <w:rsid w:val="00C60A6B"/>
    <w:rsid w:val="00C63602"/>
    <w:rsid w:val="00C67A6E"/>
    <w:rsid w:val="00C8360D"/>
    <w:rsid w:val="00C9402F"/>
    <w:rsid w:val="00CA6382"/>
    <w:rsid w:val="00CB7AC1"/>
    <w:rsid w:val="00CD56B4"/>
    <w:rsid w:val="00CE63A0"/>
    <w:rsid w:val="00D05162"/>
    <w:rsid w:val="00D37A4E"/>
    <w:rsid w:val="00DF1148"/>
    <w:rsid w:val="00E02DE5"/>
    <w:rsid w:val="00E70F5F"/>
    <w:rsid w:val="00EB58A3"/>
    <w:rsid w:val="00F23A05"/>
    <w:rsid w:val="00F255B2"/>
  </w:rsids>
  <m:mathPr>
    <m:mathFont m:val="Cambria Math"/>
    <m:brkBin m:val="before"/>
    <m:brkBinSub m:val="--"/>
    <m:smallFrac/>
    <m:dispDef/>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ac81a,#888b8d,#53565a"/>
    </o:shapedefaults>
    <o:shapelayout v:ext="edit">
      <o:idmap v:ext="edit" data="1"/>
    </o:shapelayout>
  </w:shapeDefaults>
  <w:decimalSymbol w:val=","/>
  <w:listSeparator w:val=";"/>
  <w14:docId w14:val="405D2802"/>
  <w15:docId w15:val="{DE8A169E-09DE-400D-BAF0-67C6E59E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043"/>
    <w:pPr>
      <w:spacing w:after="160" w:line="259" w:lineRule="auto"/>
    </w:pPr>
    <w:rPr>
      <w:sz w:val="22"/>
      <w:szCs w:val="22"/>
      <w:lang w:val="en-US"/>
    </w:rPr>
  </w:style>
  <w:style w:type="paragraph" w:styleId="Titre1">
    <w:name w:val="heading 1"/>
    <w:basedOn w:val="Normal"/>
    <w:next w:val="Normal"/>
    <w:link w:val="Titre1Car"/>
    <w:uiPriority w:val="9"/>
    <w:qFormat/>
    <w:rsid w:val="005F7415"/>
    <w:pPr>
      <w:keepNext/>
      <w:keepLines/>
      <w:spacing w:before="480"/>
      <w:outlineLvl w:val="0"/>
    </w:pPr>
    <w:rPr>
      <w:rFonts w:ascii="Arial Narrow" w:eastAsiaTheme="majorEastAsia" w:hAnsi="Arial Narrow" w:cstheme="majorBidi"/>
      <w:b/>
      <w:bCs/>
      <w:sz w:val="30"/>
      <w:szCs w:val="32"/>
    </w:rPr>
  </w:style>
  <w:style w:type="paragraph" w:styleId="Titre2">
    <w:name w:val="heading 2"/>
    <w:basedOn w:val="Normal"/>
    <w:next w:val="Normal"/>
    <w:link w:val="Titre2Car"/>
    <w:uiPriority w:val="9"/>
    <w:unhideWhenUsed/>
    <w:qFormat/>
    <w:rsid w:val="0004304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430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7415"/>
    <w:rPr>
      <w:rFonts w:ascii="Arial Narrow" w:eastAsiaTheme="majorEastAsia" w:hAnsi="Arial Narrow" w:cstheme="majorBidi"/>
      <w:b/>
      <w:bCs/>
      <w:sz w:val="30"/>
      <w:szCs w:val="32"/>
      <w:lang w:val="en-US"/>
    </w:rPr>
  </w:style>
  <w:style w:type="paragraph" w:customStyle="1" w:styleId="Introduction">
    <w:name w:val="Introduction"/>
    <w:basedOn w:val="Normal"/>
    <w:qFormat/>
    <w:rsid w:val="00005DAB"/>
    <w:pPr>
      <w:jc w:val="both"/>
    </w:pPr>
    <w:rPr>
      <w:rFonts w:ascii="Arial Narrow" w:hAnsi="Arial Narrow"/>
      <w:b/>
      <w:caps/>
      <w:color w:val="878785"/>
      <w:sz w:val="24"/>
    </w:rPr>
  </w:style>
  <w:style w:type="paragraph" w:customStyle="1" w:styleId="Chapternumber">
    <w:name w:val="Chapter number"/>
    <w:basedOn w:val="Normal"/>
    <w:next w:val="Normal"/>
    <w:qFormat/>
    <w:rsid w:val="00005DAB"/>
    <w:rPr>
      <w:rFonts w:ascii="Arial Narrow" w:hAnsi="Arial Narrow"/>
      <w:b/>
      <w:color w:val="FAC81A"/>
      <w:sz w:val="100"/>
    </w:rPr>
  </w:style>
  <w:style w:type="paragraph" w:customStyle="1" w:styleId="Chaptertitle">
    <w:name w:val="Chapter title"/>
    <w:basedOn w:val="Normal"/>
    <w:qFormat/>
    <w:rsid w:val="00005DAB"/>
    <w:rPr>
      <w:rFonts w:ascii="Arial Narrow" w:hAnsi="Arial Narrow"/>
      <w:b/>
      <w:sz w:val="30"/>
    </w:rPr>
  </w:style>
  <w:style w:type="paragraph" w:customStyle="1" w:styleId="Sous-titre1">
    <w:name w:val="Sous-titre1"/>
    <w:basedOn w:val="Normal"/>
    <w:qFormat/>
    <w:rsid w:val="00393676"/>
    <w:rPr>
      <w:rFonts w:ascii="Arial Narrow" w:hAnsi="Arial Narrow"/>
      <w:sz w:val="24"/>
    </w:rPr>
  </w:style>
  <w:style w:type="paragraph" w:customStyle="1" w:styleId="Currenttext">
    <w:name w:val="Current text"/>
    <w:basedOn w:val="Sous-titre1"/>
    <w:qFormat/>
    <w:rsid w:val="00393676"/>
    <w:rPr>
      <w:caps/>
    </w:rPr>
  </w:style>
  <w:style w:type="paragraph" w:styleId="En-tte">
    <w:name w:val="header"/>
    <w:basedOn w:val="Normal"/>
    <w:link w:val="En-tteCar"/>
    <w:uiPriority w:val="99"/>
    <w:unhideWhenUsed/>
    <w:rsid w:val="00DC6F44"/>
    <w:pPr>
      <w:tabs>
        <w:tab w:val="center" w:pos="4536"/>
        <w:tab w:val="right" w:pos="9072"/>
      </w:tabs>
    </w:pPr>
  </w:style>
  <w:style w:type="character" w:customStyle="1" w:styleId="En-tteCar">
    <w:name w:val="En-tête Car"/>
    <w:basedOn w:val="Policepardfaut"/>
    <w:link w:val="En-tte"/>
    <w:uiPriority w:val="99"/>
    <w:rsid w:val="00DC6F44"/>
    <w:rPr>
      <w:rFonts w:ascii="AvantGarde-Demi" w:hAnsi="AvantGarde-Demi"/>
      <w:caps/>
      <w:color w:val="FFFFFF"/>
      <w:spacing w:val="11"/>
      <w:sz w:val="16"/>
    </w:rPr>
  </w:style>
  <w:style w:type="paragraph" w:styleId="Pieddepage">
    <w:name w:val="footer"/>
    <w:basedOn w:val="Normal"/>
    <w:link w:val="PieddepageCar"/>
    <w:uiPriority w:val="99"/>
    <w:unhideWhenUsed/>
    <w:rsid w:val="00DC6F44"/>
    <w:pPr>
      <w:tabs>
        <w:tab w:val="center" w:pos="4536"/>
        <w:tab w:val="right" w:pos="9072"/>
      </w:tabs>
    </w:pPr>
  </w:style>
  <w:style w:type="character" w:customStyle="1" w:styleId="PieddepageCar">
    <w:name w:val="Pied de page Car"/>
    <w:basedOn w:val="Policepardfaut"/>
    <w:link w:val="Pieddepage"/>
    <w:uiPriority w:val="99"/>
    <w:rsid w:val="00DC6F44"/>
    <w:rPr>
      <w:rFonts w:ascii="AvantGarde-Demi" w:hAnsi="AvantGarde-Demi"/>
      <w:caps/>
      <w:color w:val="FFFFFF"/>
      <w:spacing w:val="11"/>
      <w:sz w:val="16"/>
    </w:rPr>
  </w:style>
  <w:style w:type="paragraph" w:styleId="Textedebulles">
    <w:name w:val="Balloon Text"/>
    <w:basedOn w:val="Normal"/>
    <w:link w:val="TextedebullesCar"/>
    <w:uiPriority w:val="99"/>
    <w:semiHidden/>
    <w:unhideWhenUsed/>
    <w:rsid w:val="00720D08"/>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20D08"/>
    <w:rPr>
      <w:rFonts w:ascii="Lucida Grande" w:hAnsi="Lucida Grande" w:cs="Lucida Grande"/>
      <w:caps/>
      <w:color w:val="FFFFFF"/>
      <w:spacing w:val="11"/>
      <w:sz w:val="18"/>
      <w:szCs w:val="18"/>
    </w:rPr>
  </w:style>
  <w:style w:type="character" w:customStyle="1" w:styleId="Titre2Car">
    <w:name w:val="Titre 2 Car"/>
    <w:basedOn w:val="Policepardfaut"/>
    <w:link w:val="Titre2"/>
    <w:uiPriority w:val="9"/>
    <w:rsid w:val="00043043"/>
    <w:rPr>
      <w:rFonts w:asciiTheme="majorHAnsi" w:eastAsiaTheme="majorEastAsia" w:hAnsiTheme="majorHAnsi" w:cstheme="majorBidi"/>
      <w:color w:val="365F91" w:themeColor="accent1" w:themeShade="BF"/>
      <w:sz w:val="26"/>
      <w:szCs w:val="26"/>
      <w:lang w:val="en-US"/>
    </w:rPr>
  </w:style>
  <w:style w:type="character" w:customStyle="1" w:styleId="Titre3Car">
    <w:name w:val="Titre 3 Car"/>
    <w:basedOn w:val="Policepardfaut"/>
    <w:link w:val="Titre3"/>
    <w:uiPriority w:val="9"/>
    <w:rsid w:val="00043043"/>
    <w:rPr>
      <w:rFonts w:asciiTheme="majorHAnsi" w:eastAsiaTheme="majorEastAsia" w:hAnsiTheme="majorHAnsi" w:cstheme="majorBidi"/>
      <w:color w:val="243F60" w:themeColor="accent1" w:themeShade="7F"/>
      <w:lang w:val="en-US"/>
    </w:rPr>
  </w:style>
  <w:style w:type="paragraph" w:styleId="Paragraphedeliste">
    <w:name w:val="List Paragraph"/>
    <w:basedOn w:val="Normal"/>
    <w:uiPriority w:val="34"/>
    <w:qFormat/>
    <w:rsid w:val="00043043"/>
    <w:pPr>
      <w:ind w:left="720"/>
      <w:contextualSpacing/>
    </w:pPr>
  </w:style>
  <w:style w:type="table" w:styleId="Grilledutableau">
    <w:name w:val="Table Grid"/>
    <w:basedOn w:val="TableauNormal"/>
    <w:uiPriority w:val="59"/>
    <w:rsid w:val="00043043"/>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43043"/>
    <w:pPr>
      <w:spacing w:before="240"/>
      <w:outlineLvl w:val="9"/>
    </w:pPr>
    <w:rPr>
      <w:b w:val="0"/>
      <w:bCs w:val="0"/>
      <w:caps/>
      <w:color w:val="365F91" w:themeColor="accent1" w:themeShade="BF"/>
    </w:rPr>
  </w:style>
  <w:style w:type="paragraph" w:styleId="TM1">
    <w:name w:val="toc 1"/>
    <w:basedOn w:val="Normal"/>
    <w:next w:val="Normal"/>
    <w:autoRedefine/>
    <w:uiPriority w:val="39"/>
    <w:unhideWhenUsed/>
    <w:rsid w:val="00043043"/>
    <w:pPr>
      <w:spacing w:after="100"/>
    </w:pPr>
  </w:style>
  <w:style w:type="paragraph" w:styleId="TM2">
    <w:name w:val="toc 2"/>
    <w:basedOn w:val="Normal"/>
    <w:next w:val="Normal"/>
    <w:autoRedefine/>
    <w:uiPriority w:val="39"/>
    <w:unhideWhenUsed/>
    <w:rsid w:val="00043043"/>
    <w:pPr>
      <w:spacing w:after="100"/>
      <w:ind w:left="220"/>
    </w:pPr>
  </w:style>
  <w:style w:type="paragraph" w:styleId="TM3">
    <w:name w:val="toc 3"/>
    <w:basedOn w:val="Normal"/>
    <w:next w:val="Normal"/>
    <w:autoRedefine/>
    <w:uiPriority w:val="39"/>
    <w:unhideWhenUsed/>
    <w:rsid w:val="00043043"/>
    <w:pPr>
      <w:spacing w:after="100"/>
      <w:ind w:left="440"/>
    </w:pPr>
  </w:style>
  <w:style w:type="character" w:styleId="Lienhypertexte">
    <w:name w:val="Hyperlink"/>
    <w:basedOn w:val="Policepardfaut"/>
    <w:uiPriority w:val="99"/>
    <w:unhideWhenUsed/>
    <w:rsid w:val="00043043"/>
    <w:rPr>
      <w:color w:val="0000FF" w:themeColor="hyperlink"/>
      <w:u w:val="single"/>
    </w:rPr>
  </w:style>
  <w:style w:type="character" w:styleId="Marquedecommentaire">
    <w:name w:val="annotation reference"/>
    <w:basedOn w:val="Policepardfaut"/>
    <w:uiPriority w:val="99"/>
    <w:semiHidden/>
    <w:unhideWhenUsed/>
    <w:rsid w:val="00043043"/>
    <w:rPr>
      <w:sz w:val="16"/>
      <w:szCs w:val="16"/>
    </w:rPr>
  </w:style>
  <w:style w:type="paragraph" w:styleId="Commentaire">
    <w:name w:val="annotation text"/>
    <w:basedOn w:val="Normal"/>
    <w:link w:val="CommentaireCar"/>
    <w:uiPriority w:val="99"/>
    <w:semiHidden/>
    <w:unhideWhenUsed/>
    <w:rsid w:val="00043043"/>
    <w:pPr>
      <w:spacing w:line="240" w:lineRule="auto"/>
    </w:pPr>
    <w:rPr>
      <w:sz w:val="20"/>
      <w:szCs w:val="20"/>
    </w:rPr>
  </w:style>
  <w:style w:type="character" w:customStyle="1" w:styleId="CommentaireCar">
    <w:name w:val="Commentaire Car"/>
    <w:basedOn w:val="Policepardfaut"/>
    <w:link w:val="Commentaire"/>
    <w:uiPriority w:val="99"/>
    <w:semiHidden/>
    <w:rsid w:val="00043043"/>
    <w:rPr>
      <w:sz w:val="20"/>
      <w:szCs w:val="20"/>
      <w:lang w:val="en-US"/>
    </w:rPr>
  </w:style>
  <w:style w:type="paragraph" w:styleId="Objetducommentaire">
    <w:name w:val="annotation subject"/>
    <w:basedOn w:val="Commentaire"/>
    <w:next w:val="Commentaire"/>
    <w:link w:val="ObjetducommentaireCar"/>
    <w:uiPriority w:val="99"/>
    <w:semiHidden/>
    <w:unhideWhenUsed/>
    <w:rsid w:val="00616368"/>
    <w:rPr>
      <w:b/>
      <w:bCs/>
    </w:rPr>
  </w:style>
  <w:style w:type="character" w:customStyle="1" w:styleId="ObjetducommentaireCar">
    <w:name w:val="Objet du commentaire Car"/>
    <w:basedOn w:val="CommentaireCar"/>
    <w:link w:val="Objetducommentaire"/>
    <w:uiPriority w:val="99"/>
    <w:semiHidden/>
    <w:rsid w:val="00616368"/>
    <w:rPr>
      <w:b/>
      <w:bCs/>
      <w:sz w:val="20"/>
      <w:szCs w:val="20"/>
      <w:lang w:val="en-US"/>
    </w:rPr>
  </w:style>
  <w:style w:type="paragraph" w:styleId="Rvision">
    <w:name w:val="Revision"/>
    <w:hidden/>
    <w:uiPriority w:val="99"/>
    <w:semiHidden/>
    <w:rsid w:val="00CD56B4"/>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586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0.wmf"/></Relationships>
</file>

<file path=word/_rels/footer2.xml.rels><?xml version="1.0" encoding="UTF-8" standalone="yes"?>
<Relationships xmlns="http://schemas.openxmlformats.org/package/2006/relationships"><Relationship Id="rId1" Type="http://schemas.openxmlformats.org/officeDocument/2006/relationships/image" Target="media/image39.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LocalData\a196143\Desktop\G_GROUPE%20RENAULT_REPORT_Word%20template_A4_INTERNAL_v5.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44942-394E-4E52-ABB2-2CDEBEBF7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G_GROUPE RENAULT_REPORT_Word template_A4_INTERNAL_v5</Template>
  <TotalTime>517</TotalTime>
  <Pages>1</Pages>
  <Words>3254</Words>
  <Characters>18551</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Osmotik</Company>
  <LinksUpToDate>false</LinksUpToDate>
  <CharactersWithSpaces>21762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LECOFFRE Emilien</dc:creator>
  <cp:keywords/>
  <cp:lastModifiedBy>LECOFFRE Emilien</cp:lastModifiedBy>
  <cp:revision>21</cp:revision>
  <cp:lastPrinted>2017-07-10T15:19:00Z</cp:lastPrinted>
  <dcterms:created xsi:type="dcterms:W3CDTF">2017-06-30T05:12:00Z</dcterms:created>
  <dcterms:modified xsi:type="dcterms:W3CDTF">2017-07-10T15:19:00Z</dcterms:modified>
</cp:coreProperties>
</file>